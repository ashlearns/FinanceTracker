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C9213" w14:textId="7CF6A546" w:rsidR="004A0CF4" w:rsidRDefault="004A0CF4">
      <w:pPr>
        <w:widowControl w:val="0"/>
        <w:pBdr>
          <w:top w:val="nil"/>
          <w:left w:val="nil"/>
          <w:bottom w:val="nil"/>
          <w:right w:val="nil"/>
          <w:between w:val="nil"/>
        </w:pBdr>
        <w:spacing w:after="0" w:line="276" w:lineRule="auto"/>
      </w:pPr>
    </w:p>
    <w:p w14:paraId="666CA98F" w14:textId="7F4096C3" w:rsidR="004A0CF4" w:rsidRDefault="00007213">
      <w:pPr>
        <w:widowControl w:val="0"/>
        <w:pBdr>
          <w:top w:val="nil"/>
          <w:left w:val="nil"/>
          <w:bottom w:val="nil"/>
          <w:right w:val="nil"/>
          <w:between w:val="nil"/>
        </w:pBdr>
        <w:spacing w:after="0" w:line="240" w:lineRule="auto"/>
      </w:pPr>
      <w:r>
        <w:pict w14:anchorId="24472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margin-left:312.55pt;margin-top:10.75pt;width:170.25pt;height:99pt;z-index:-251658240;mso-wrap-edited:f;mso-width-percent:0;mso-height-percent:0;mso-position-horizontal-relative:margin;mso-position-vertical-relative:text;mso-width-percent:0;mso-height-percent:0">
            <v:imagedata r:id="rId9" o:title="London Met Logo"/>
            <w10:wrap anchorx="margin"/>
          </v:shape>
        </w:pict>
      </w:r>
    </w:p>
    <w:p w14:paraId="71B1B7CD" w14:textId="2AF47531" w:rsidR="004A0CF4" w:rsidRDefault="003B7DAF">
      <w:pPr>
        <w:spacing w:line="240" w:lineRule="auto"/>
        <w:jc w:val="center"/>
        <w:rPr>
          <w:sz w:val="60"/>
          <w:szCs w:val="60"/>
        </w:rPr>
      </w:pPr>
      <w:r>
        <w:rPr>
          <w:noProof/>
        </w:rPr>
        <w:drawing>
          <wp:anchor distT="0" distB="0" distL="114300" distR="114300" simplePos="0" relativeHeight="251657216" behindDoc="0" locked="0" layoutInCell="1" hidden="0" allowOverlap="1" wp14:anchorId="587F0B2A" wp14:editId="1CDC25BF">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4"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1752600" cy="1722120"/>
                    </a:xfrm>
                    <a:prstGeom prst="rect">
                      <a:avLst/>
                    </a:prstGeom>
                    <a:ln/>
                  </pic:spPr>
                </pic:pic>
              </a:graphicData>
            </a:graphic>
          </wp:anchor>
        </w:drawing>
      </w:r>
    </w:p>
    <w:p w14:paraId="49E5200B" w14:textId="77777777" w:rsidR="004A0CF4" w:rsidRDefault="004A0CF4">
      <w:pPr>
        <w:spacing w:line="240" w:lineRule="auto"/>
        <w:jc w:val="center"/>
        <w:rPr>
          <w:sz w:val="60"/>
          <w:szCs w:val="60"/>
        </w:rPr>
      </w:pPr>
    </w:p>
    <w:p w14:paraId="760B277A" w14:textId="77777777" w:rsidR="004A0CF4" w:rsidRDefault="004A0CF4">
      <w:pPr>
        <w:spacing w:line="240" w:lineRule="auto"/>
        <w:jc w:val="center"/>
        <w:rPr>
          <w:b/>
          <w:sz w:val="28"/>
          <w:szCs w:val="28"/>
        </w:rPr>
      </w:pPr>
    </w:p>
    <w:p w14:paraId="24F6593A" w14:textId="77777777" w:rsidR="004A0CF4" w:rsidRDefault="004A0CF4">
      <w:pPr>
        <w:spacing w:line="240" w:lineRule="auto"/>
        <w:jc w:val="center"/>
        <w:rPr>
          <w:b/>
          <w:sz w:val="28"/>
          <w:szCs w:val="28"/>
        </w:rPr>
      </w:pPr>
    </w:p>
    <w:p w14:paraId="19C9BABF" w14:textId="77777777" w:rsidR="004A0CF4" w:rsidRDefault="004A0CF4">
      <w:pPr>
        <w:spacing w:line="240" w:lineRule="auto"/>
        <w:jc w:val="center"/>
        <w:rPr>
          <w:b/>
          <w:sz w:val="28"/>
          <w:szCs w:val="28"/>
        </w:rPr>
      </w:pPr>
    </w:p>
    <w:p w14:paraId="6B0DFF76" w14:textId="77777777" w:rsidR="004A0CF4" w:rsidRDefault="004A0CF4">
      <w:pPr>
        <w:spacing w:line="240" w:lineRule="auto"/>
        <w:jc w:val="center"/>
        <w:rPr>
          <w:b/>
          <w:sz w:val="28"/>
          <w:szCs w:val="28"/>
        </w:rPr>
      </w:pPr>
    </w:p>
    <w:p w14:paraId="130E360D" w14:textId="77777777" w:rsidR="004A0CF4" w:rsidRDefault="003B7DAF">
      <w:pPr>
        <w:spacing w:line="240" w:lineRule="auto"/>
        <w:jc w:val="center"/>
        <w:rPr>
          <w:b/>
          <w:sz w:val="28"/>
          <w:szCs w:val="28"/>
        </w:rPr>
      </w:pPr>
      <w:r>
        <w:rPr>
          <w:b/>
          <w:sz w:val="28"/>
          <w:szCs w:val="28"/>
        </w:rPr>
        <w:t>Module Code &amp; Module Title</w:t>
      </w:r>
    </w:p>
    <w:p w14:paraId="233C3EA8" w14:textId="169758A5" w:rsidR="004A0CF4" w:rsidRPr="00C72466" w:rsidRDefault="003B7DAF" w:rsidP="00C72466">
      <w:pPr>
        <w:tabs>
          <w:tab w:val="left" w:pos="2663"/>
        </w:tabs>
        <w:jc w:val="center"/>
        <w:rPr>
          <w:b/>
          <w:bCs/>
          <w:sz w:val="28"/>
          <w:szCs w:val="28"/>
        </w:rPr>
      </w:pPr>
      <w:r>
        <w:rPr>
          <w:b/>
          <w:sz w:val="28"/>
          <w:szCs w:val="28"/>
        </w:rPr>
        <w:t xml:space="preserve"> Level </w:t>
      </w:r>
      <w:r w:rsidR="00B60655">
        <w:rPr>
          <w:b/>
          <w:sz w:val="28"/>
          <w:szCs w:val="28"/>
        </w:rPr>
        <w:t>6</w:t>
      </w:r>
      <w:r>
        <w:rPr>
          <w:b/>
          <w:sz w:val="28"/>
          <w:szCs w:val="28"/>
        </w:rPr>
        <w:t xml:space="preserve"> –</w:t>
      </w:r>
      <w:r w:rsidR="00C72466" w:rsidRPr="00C72466">
        <w:rPr>
          <w:b/>
          <w:bCs/>
          <w:sz w:val="28"/>
          <w:szCs w:val="28"/>
        </w:rPr>
        <w:t xml:space="preserve"> </w:t>
      </w:r>
      <w:sdt>
        <w:sdtPr>
          <w:rPr>
            <w:b/>
            <w:bCs/>
            <w:sz w:val="28"/>
            <w:szCs w:val="28"/>
          </w:rPr>
          <w:id w:val="-1564631484"/>
          <w:placeholder>
            <w:docPart w:val="AE27418F87274836B22E54C08EE0D268"/>
          </w:placeholder>
          <w:comboBox>
            <w:listItem w:value="Choose an item."/>
            <w:listItem w:displayText="Artificial Intelligence" w:value="Artificial Intelligence"/>
            <w:listItem w:displayText="Programming for Data Analytics" w:value="Programming for Data Analytics"/>
            <w:listItem w:displayText="Big Data and Data Warehousing" w:value="Big Data and Data Warehousing"/>
            <w:listItem w:displayText="Project" w:value="Project"/>
            <w:listItem w:displayText="Data Analysis and Viusalization" w:value="Data Analysis and Viusalization"/>
            <w:listItem w:displayText="Work Related Learning" w:value="Work Related Learning"/>
          </w:comboBox>
        </w:sdtPr>
        <w:sdtEndPr/>
        <w:sdtContent>
          <w:r w:rsidR="00BC5AB2">
            <w:rPr>
              <w:b/>
              <w:bCs/>
              <w:sz w:val="28"/>
              <w:szCs w:val="28"/>
            </w:rPr>
            <w:t>Application Development</w:t>
          </w:r>
        </w:sdtContent>
      </w:sdt>
      <w:r>
        <w:rPr>
          <w:b/>
          <w:sz w:val="28"/>
          <w:szCs w:val="28"/>
        </w:rPr>
        <w:t xml:space="preserve"> </w:t>
      </w:r>
    </w:p>
    <w:p w14:paraId="593C73C5" w14:textId="77777777" w:rsidR="004A0CF4" w:rsidRDefault="004A0CF4">
      <w:pPr>
        <w:spacing w:line="240" w:lineRule="auto"/>
        <w:jc w:val="center"/>
        <w:rPr>
          <w:b/>
          <w:sz w:val="28"/>
          <w:szCs w:val="28"/>
        </w:rPr>
      </w:pPr>
    </w:p>
    <w:p w14:paraId="7F322401" w14:textId="77777777" w:rsidR="004A0CF4" w:rsidRDefault="003B7DAF">
      <w:pPr>
        <w:spacing w:line="240" w:lineRule="auto"/>
        <w:jc w:val="center"/>
        <w:rPr>
          <w:b/>
          <w:sz w:val="28"/>
          <w:szCs w:val="28"/>
        </w:rPr>
      </w:pPr>
      <w:r>
        <w:rPr>
          <w:b/>
          <w:sz w:val="28"/>
          <w:szCs w:val="28"/>
        </w:rPr>
        <w:t>Assessment Type</w:t>
      </w:r>
    </w:p>
    <w:p w14:paraId="1E5CF4E3" w14:textId="77777777" w:rsidR="004A0CF4" w:rsidRDefault="003B7DAF">
      <w:pPr>
        <w:spacing w:line="240" w:lineRule="auto"/>
        <w:jc w:val="center"/>
        <w:rPr>
          <w:b/>
          <w:sz w:val="28"/>
          <w:szCs w:val="28"/>
        </w:rPr>
      </w:pPr>
      <w:r>
        <w:rPr>
          <w:b/>
          <w:sz w:val="28"/>
          <w:szCs w:val="28"/>
        </w:rPr>
        <w:t>Semester</w:t>
      </w:r>
    </w:p>
    <w:p w14:paraId="6F2B6993" w14:textId="02F6404D" w:rsidR="004A0CF4" w:rsidRDefault="003B7DAF">
      <w:pPr>
        <w:spacing w:line="240" w:lineRule="auto"/>
        <w:jc w:val="center"/>
        <w:rPr>
          <w:b/>
          <w:sz w:val="28"/>
          <w:szCs w:val="28"/>
        </w:rPr>
      </w:pPr>
      <w:r>
        <w:rPr>
          <w:b/>
          <w:sz w:val="28"/>
          <w:szCs w:val="28"/>
        </w:rPr>
        <w:t>202</w:t>
      </w:r>
      <w:r w:rsidR="00260E41">
        <w:rPr>
          <w:b/>
          <w:sz w:val="28"/>
          <w:szCs w:val="28"/>
        </w:rPr>
        <w:t>4</w:t>
      </w:r>
      <w:r w:rsidR="007440DF">
        <w:rPr>
          <w:b/>
          <w:sz w:val="28"/>
          <w:szCs w:val="28"/>
        </w:rPr>
        <w:t>/2</w:t>
      </w:r>
      <w:r w:rsidR="00260E41">
        <w:rPr>
          <w:b/>
          <w:sz w:val="28"/>
          <w:szCs w:val="28"/>
        </w:rPr>
        <w:t xml:space="preserve">5 </w:t>
      </w:r>
      <w:r>
        <w:rPr>
          <w:b/>
          <w:sz w:val="28"/>
          <w:szCs w:val="28"/>
        </w:rPr>
        <w:t>Autumn</w:t>
      </w:r>
    </w:p>
    <w:p w14:paraId="6F7E26AF" w14:textId="77777777" w:rsidR="004A0CF4" w:rsidRDefault="004A0CF4">
      <w:pPr>
        <w:spacing w:line="240" w:lineRule="auto"/>
        <w:jc w:val="center"/>
        <w:rPr>
          <w:b/>
        </w:rPr>
      </w:pPr>
    </w:p>
    <w:p w14:paraId="559EF232" w14:textId="2124AE55" w:rsidR="004A0CF4" w:rsidRDefault="003B7DAF">
      <w:pPr>
        <w:spacing w:line="240" w:lineRule="auto"/>
        <w:jc w:val="center"/>
        <w:rPr>
          <w:b/>
        </w:rPr>
      </w:pPr>
      <w:r>
        <w:rPr>
          <w:b/>
        </w:rPr>
        <w:t>Student Name:</w:t>
      </w:r>
      <w:r w:rsidR="00C72466">
        <w:rPr>
          <w:b/>
        </w:rPr>
        <w:t xml:space="preserve"> </w:t>
      </w:r>
      <w:sdt>
        <w:sdtPr>
          <w:rPr>
            <w:b/>
            <w:bCs/>
          </w:rPr>
          <w:id w:val="-2069794131"/>
          <w:placeholder>
            <w:docPart w:val="01C0F4CA251B49B7BED6DA115772F842"/>
          </w:placeholder>
        </w:sdtPr>
        <w:sdtEndPr/>
        <w:sdtContent>
          <w:r w:rsidR="00BC5AB2">
            <w:rPr>
              <w:b/>
              <w:bCs/>
            </w:rPr>
            <w:t>Aishworya Shrivastav</w:t>
          </w:r>
        </w:sdtContent>
      </w:sdt>
    </w:p>
    <w:p w14:paraId="4DBE5449" w14:textId="5D834D29" w:rsidR="004A0CF4" w:rsidRDefault="003B7DAF">
      <w:pPr>
        <w:spacing w:line="240" w:lineRule="auto"/>
        <w:jc w:val="center"/>
        <w:rPr>
          <w:b/>
        </w:rPr>
      </w:pPr>
      <w:r>
        <w:rPr>
          <w:b/>
        </w:rPr>
        <w:t>London Met ID:</w:t>
      </w:r>
      <w:r w:rsidR="007440DF" w:rsidRPr="007440DF">
        <w:rPr>
          <w:b/>
          <w:bCs/>
        </w:rPr>
        <w:t xml:space="preserve"> </w:t>
      </w:r>
      <w:sdt>
        <w:sdtPr>
          <w:rPr>
            <w:b/>
            <w:bCs/>
          </w:rPr>
          <w:id w:val="-378865605"/>
          <w:placeholder>
            <w:docPart w:val="82C87999A27B40B99F46D5DFD7C8CA50"/>
          </w:placeholder>
          <w:comboBox>
            <w:listItem w:value="Choose an item."/>
          </w:comboBox>
        </w:sdtPr>
        <w:sdtEndPr/>
        <w:sdtContent>
          <w:r w:rsidR="00BC5AB2">
            <w:rPr>
              <w:b/>
              <w:bCs/>
            </w:rPr>
            <w:t>21049631</w:t>
          </w:r>
        </w:sdtContent>
      </w:sdt>
    </w:p>
    <w:p w14:paraId="19B4527B" w14:textId="675754C7" w:rsidR="004A0CF4" w:rsidRDefault="003B7DAF">
      <w:pPr>
        <w:spacing w:line="240" w:lineRule="auto"/>
        <w:jc w:val="center"/>
        <w:rPr>
          <w:b/>
        </w:rPr>
      </w:pPr>
      <w:r>
        <w:rPr>
          <w:b/>
        </w:rPr>
        <w:t>College ID:</w:t>
      </w:r>
      <w:r w:rsidR="007440DF" w:rsidRPr="007440DF">
        <w:rPr>
          <w:b/>
          <w:bCs/>
        </w:rPr>
        <w:t xml:space="preserve"> </w:t>
      </w:r>
      <w:sdt>
        <w:sdtPr>
          <w:rPr>
            <w:b/>
            <w:bCs/>
          </w:rPr>
          <w:id w:val="887069841"/>
          <w:placeholder>
            <w:docPart w:val="E274F68663FA494DB61654881F0F150D"/>
          </w:placeholder>
          <w:comboBox>
            <w:listItem w:value="Choose an item."/>
          </w:comboBox>
        </w:sdtPr>
        <w:sdtEndPr/>
        <w:sdtContent>
          <w:r w:rsidR="00BC5AB2">
            <w:rPr>
              <w:b/>
              <w:bCs/>
            </w:rPr>
            <w:t>NP01CP4A210128</w:t>
          </w:r>
        </w:sdtContent>
      </w:sdt>
    </w:p>
    <w:p w14:paraId="35CD09FB" w14:textId="188F8FF0" w:rsidR="004A0CF4" w:rsidRDefault="003B7DAF">
      <w:pPr>
        <w:spacing w:line="240" w:lineRule="auto"/>
        <w:jc w:val="center"/>
        <w:rPr>
          <w:b/>
        </w:rPr>
      </w:pPr>
      <w:r>
        <w:rPr>
          <w:b/>
        </w:rPr>
        <w:t>Assignment Due Date:</w:t>
      </w:r>
      <w:r w:rsidR="007440DF" w:rsidRPr="007440DF">
        <w:rPr>
          <w:b/>
          <w:bCs/>
        </w:rPr>
        <w:t xml:space="preserve"> </w:t>
      </w:r>
      <w:sdt>
        <w:sdtPr>
          <w:rPr>
            <w:b/>
            <w:bCs/>
          </w:rPr>
          <w:id w:val="-819955643"/>
          <w:placeholder>
            <w:docPart w:val="A172943B95D74C418770F7A5B136DE47"/>
          </w:placeholder>
          <w:date w:fullDate="2025-08-01T00:00:00Z">
            <w:dateFormat w:val="dddd, MMMM d, yyyy"/>
            <w:lid w:val="en-US"/>
            <w:storeMappedDataAs w:val="dateTime"/>
            <w:calendar w:val="gregorian"/>
          </w:date>
        </w:sdtPr>
        <w:sdtEndPr/>
        <w:sdtContent>
          <w:r w:rsidR="00BC5AB2">
            <w:rPr>
              <w:b/>
              <w:bCs/>
              <w:lang w:val="en-US"/>
            </w:rPr>
            <w:t>Friday, August 1, 2025</w:t>
          </w:r>
        </w:sdtContent>
      </w:sdt>
    </w:p>
    <w:p w14:paraId="1604BF19" w14:textId="4FAF8216" w:rsidR="004A0CF4" w:rsidRDefault="003B7DAF">
      <w:pPr>
        <w:spacing w:line="240" w:lineRule="auto"/>
        <w:jc w:val="center"/>
        <w:rPr>
          <w:b/>
        </w:rPr>
      </w:pPr>
      <w:r>
        <w:rPr>
          <w:b/>
        </w:rPr>
        <w:t>Assignment Submission Date:</w:t>
      </w:r>
      <w:r w:rsidR="007440DF" w:rsidRPr="007440DF">
        <w:rPr>
          <w:b/>
          <w:bCs/>
        </w:rPr>
        <w:t xml:space="preserve"> </w:t>
      </w:r>
      <w:sdt>
        <w:sdtPr>
          <w:rPr>
            <w:b/>
            <w:bCs/>
          </w:rPr>
          <w:id w:val="-905529142"/>
          <w:placeholder>
            <w:docPart w:val="9527A4D0616F44FF9F9981C0AB1D872F"/>
          </w:placeholder>
          <w:date w:fullDate="2025-08-01T00:00:00Z">
            <w:dateFormat w:val="dddd, MMMM d, yyyy"/>
            <w:lid w:val="en-US"/>
            <w:storeMappedDataAs w:val="dateTime"/>
            <w:calendar w:val="gregorian"/>
          </w:date>
        </w:sdtPr>
        <w:sdtEndPr/>
        <w:sdtContent>
          <w:r w:rsidR="00343C78">
            <w:rPr>
              <w:b/>
              <w:bCs/>
              <w:lang w:val="en-US"/>
            </w:rPr>
            <w:t>Friday, August 1, 2025</w:t>
          </w:r>
        </w:sdtContent>
      </w:sdt>
    </w:p>
    <w:p w14:paraId="4F23DE8C" w14:textId="3D6CF0CB" w:rsidR="004A0CF4" w:rsidRDefault="003B7DAF">
      <w:pPr>
        <w:spacing w:line="240" w:lineRule="auto"/>
        <w:jc w:val="center"/>
        <w:rPr>
          <w:b/>
        </w:rPr>
      </w:pPr>
      <w:r>
        <w:rPr>
          <w:b/>
        </w:rPr>
        <w:t>Submitted To:</w:t>
      </w:r>
      <w:r w:rsidR="00BC5AB2">
        <w:rPr>
          <w:b/>
        </w:rPr>
        <w:t xml:space="preserve"> Bikram Poudel</w:t>
      </w:r>
    </w:p>
    <w:p w14:paraId="2E1D911A" w14:textId="68FE8891" w:rsidR="004A0CF4" w:rsidRDefault="003B7DAF">
      <w:pPr>
        <w:spacing w:line="240" w:lineRule="auto"/>
        <w:jc w:val="center"/>
        <w:rPr>
          <w:b/>
        </w:rPr>
      </w:pPr>
      <w:r>
        <w:rPr>
          <w:b/>
        </w:rPr>
        <w:t>Word Count (Where Required):</w:t>
      </w:r>
      <w:r w:rsidR="00343C78">
        <w:rPr>
          <w:b/>
        </w:rPr>
        <w:t>3046</w:t>
      </w:r>
    </w:p>
    <w:p w14:paraId="3F547008" w14:textId="77777777" w:rsidR="004A0CF4" w:rsidRDefault="004A0CF4">
      <w:pPr>
        <w:spacing w:line="240" w:lineRule="auto"/>
        <w:rPr>
          <w:b/>
        </w:rPr>
      </w:pPr>
    </w:p>
    <w:p w14:paraId="255AB7BA" w14:textId="77B95A3D" w:rsidR="00BC5AB2" w:rsidRDefault="003B7DAF">
      <w:pPr>
        <w:spacing w:line="240" w:lineRule="auto"/>
        <w:jc w:val="center"/>
        <w:rPr>
          <w:i/>
          <w:sz w:val="20"/>
          <w:szCs w:val="20"/>
        </w:rPr>
      </w:pPr>
      <w:r>
        <w:rPr>
          <w:i/>
          <w:sz w:val="20"/>
          <w:szCs w:val="20"/>
        </w:rPr>
        <w:t xml:space="preserve">I confirm that I understand my coursework needs to be submitted online via </w:t>
      </w:r>
      <w:r w:rsidR="00260E41">
        <w:rPr>
          <w:i/>
          <w:sz w:val="20"/>
          <w:szCs w:val="20"/>
        </w:rPr>
        <w:t>MST</w:t>
      </w:r>
      <w:r>
        <w:rPr>
          <w:i/>
          <w:sz w:val="20"/>
          <w:szCs w:val="20"/>
        </w:rPr>
        <w:t xml:space="preserve"> Classroom under the relevant module page before the deadline in order for my assignment to be accepted and marked. I am fully aware that late submissions will be treated as non-submission and a mark of zero will be awarded.</w:t>
      </w:r>
    </w:p>
    <w:p w14:paraId="35682753" w14:textId="604AF4F0" w:rsidR="00BC5AB2" w:rsidRDefault="00BC5AB2" w:rsidP="009D36D1">
      <w:pPr>
        <w:rPr>
          <w:i/>
          <w:sz w:val="20"/>
          <w:szCs w:val="20"/>
        </w:rPr>
      </w:pPr>
      <w:r>
        <w:rPr>
          <w:i/>
          <w:sz w:val="20"/>
          <w:szCs w:val="20"/>
        </w:rPr>
        <w:br w:type="page"/>
      </w:r>
    </w:p>
    <w:sdt>
      <w:sdtPr>
        <w:rPr>
          <w:rFonts w:ascii="Arial" w:eastAsia="Arial" w:hAnsi="Arial" w:cs="Arial"/>
          <w:color w:val="auto"/>
          <w:sz w:val="24"/>
          <w:szCs w:val="24"/>
          <w:lang w:val="en-GB"/>
        </w:rPr>
        <w:id w:val="1464458420"/>
        <w:docPartObj>
          <w:docPartGallery w:val="Table of Contents"/>
          <w:docPartUnique/>
        </w:docPartObj>
      </w:sdtPr>
      <w:sdtEndPr>
        <w:rPr>
          <w:b/>
          <w:bCs/>
          <w:noProof/>
        </w:rPr>
      </w:sdtEndPr>
      <w:sdtContent>
        <w:p w14:paraId="75A082DB" w14:textId="276FEAFA" w:rsidR="005A1D90" w:rsidRPr="009E618D" w:rsidRDefault="005A1D90" w:rsidP="009E618D">
          <w:pPr>
            <w:pStyle w:val="TOCHeading"/>
            <w:numPr>
              <w:ilvl w:val="0"/>
              <w:numId w:val="0"/>
            </w:numPr>
            <w:ind w:left="432"/>
            <w:rPr>
              <w:rFonts w:ascii="Arial" w:hAnsi="Arial" w:cs="Arial"/>
              <w:color w:val="auto"/>
              <w:sz w:val="28"/>
              <w:szCs w:val="28"/>
            </w:rPr>
          </w:pPr>
          <w:r w:rsidRPr="009E618D">
            <w:rPr>
              <w:rFonts w:ascii="Arial" w:hAnsi="Arial" w:cs="Arial"/>
              <w:color w:val="auto"/>
              <w:sz w:val="28"/>
              <w:szCs w:val="28"/>
            </w:rPr>
            <w:t>Table of Contents</w:t>
          </w:r>
        </w:p>
        <w:p w14:paraId="7CA3A01F" w14:textId="5657EB66" w:rsidR="003047DD" w:rsidRDefault="005A1D90">
          <w:pPr>
            <w:pStyle w:val="TOC1"/>
            <w:tabs>
              <w:tab w:val="left" w:pos="480"/>
              <w:tab w:val="right" w:leader="dot" w:pos="9350"/>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03638157" w:history="1">
            <w:r w:rsidR="003047DD" w:rsidRPr="009229B3">
              <w:rPr>
                <w:rStyle w:val="Hyperlink"/>
                <w:noProof/>
              </w:rPr>
              <w:t>1</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Introduction</w:t>
            </w:r>
            <w:r w:rsidR="003047DD">
              <w:rPr>
                <w:noProof/>
                <w:webHidden/>
              </w:rPr>
              <w:tab/>
            </w:r>
            <w:r w:rsidR="003047DD">
              <w:rPr>
                <w:noProof/>
                <w:webHidden/>
              </w:rPr>
              <w:fldChar w:fldCharType="begin"/>
            </w:r>
            <w:r w:rsidR="003047DD">
              <w:rPr>
                <w:noProof/>
                <w:webHidden/>
              </w:rPr>
              <w:instrText xml:space="preserve"> PAGEREF _Toc203638157 \h </w:instrText>
            </w:r>
            <w:r w:rsidR="003047DD">
              <w:rPr>
                <w:noProof/>
                <w:webHidden/>
              </w:rPr>
            </w:r>
            <w:r w:rsidR="003047DD">
              <w:rPr>
                <w:noProof/>
                <w:webHidden/>
              </w:rPr>
              <w:fldChar w:fldCharType="separate"/>
            </w:r>
            <w:r w:rsidR="003047DD">
              <w:rPr>
                <w:noProof/>
                <w:webHidden/>
              </w:rPr>
              <w:t>1</w:t>
            </w:r>
            <w:r w:rsidR="003047DD">
              <w:rPr>
                <w:noProof/>
                <w:webHidden/>
              </w:rPr>
              <w:fldChar w:fldCharType="end"/>
            </w:r>
          </w:hyperlink>
        </w:p>
        <w:p w14:paraId="2C42C744" w14:textId="44B6F81E"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58" w:history="1">
            <w:r w:rsidR="003047DD" w:rsidRPr="009229B3">
              <w:rPr>
                <w:rStyle w:val="Hyperlink"/>
                <w:noProof/>
              </w:rPr>
              <w:t>1.1</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Purpose</w:t>
            </w:r>
            <w:r w:rsidR="003047DD">
              <w:rPr>
                <w:noProof/>
                <w:webHidden/>
              </w:rPr>
              <w:tab/>
            </w:r>
            <w:r w:rsidR="003047DD">
              <w:rPr>
                <w:noProof/>
                <w:webHidden/>
              </w:rPr>
              <w:fldChar w:fldCharType="begin"/>
            </w:r>
            <w:r w:rsidR="003047DD">
              <w:rPr>
                <w:noProof/>
                <w:webHidden/>
              </w:rPr>
              <w:instrText xml:space="preserve"> PAGEREF _Toc203638158 \h </w:instrText>
            </w:r>
            <w:r w:rsidR="003047DD">
              <w:rPr>
                <w:noProof/>
                <w:webHidden/>
              </w:rPr>
            </w:r>
            <w:r w:rsidR="003047DD">
              <w:rPr>
                <w:noProof/>
                <w:webHidden/>
              </w:rPr>
              <w:fldChar w:fldCharType="separate"/>
            </w:r>
            <w:r w:rsidR="003047DD">
              <w:rPr>
                <w:noProof/>
                <w:webHidden/>
              </w:rPr>
              <w:t>1</w:t>
            </w:r>
            <w:r w:rsidR="003047DD">
              <w:rPr>
                <w:noProof/>
                <w:webHidden/>
              </w:rPr>
              <w:fldChar w:fldCharType="end"/>
            </w:r>
          </w:hyperlink>
        </w:p>
        <w:p w14:paraId="18E334E0" w14:textId="314C3AE0"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59" w:history="1">
            <w:r w:rsidR="003047DD" w:rsidRPr="009229B3">
              <w:rPr>
                <w:rStyle w:val="Hyperlink"/>
                <w:noProof/>
              </w:rPr>
              <w:t>1.2</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Scope</w:t>
            </w:r>
            <w:r w:rsidR="003047DD">
              <w:rPr>
                <w:noProof/>
                <w:webHidden/>
              </w:rPr>
              <w:tab/>
            </w:r>
            <w:r w:rsidR="003047DD">
              <w:rPr>
                <w:noProof/>
                <w:webHidden/>
              </w:rPr>
              <w:fldChar w:fldCharType="begin"/>
            </w:r>
            <w:r w:rsidR="003047DD">
              <w:rPr>
                <w:noProof/>
                <w:webHidden/>
              </w:rPr>
              <w:instrText xml:space="preserve"> PAGEREF _Toc203638159 \h </w:instrText>
            </w:r>
            <w:r w:rsidR="003047DD">
              <w:rPr>
                <w:noProof/>
                <w:webHidden/>
              </w:rPr>
            </w:r>
            <w:r w:rsidR="003047DD">
              <w:rPr>
                <w:noProof/>
                <w:webHidden/>
              </w:rPr>
              <w:fldChar w:fldCharType="separate"/>
            </w:r>
            <w:r w:rsidR="003047DD">
              <w:rPr>
                <w:noProof/>
                <w:webHidden/>
              </w:rPr>
              <w:t>2</w:t>
            </w:r>
            <w:r w:rsidR="003047DD">
              <w:rPr>
                <w:noProof/>
                <w:webHidden/>
              </w:rPr>
              <w:fldChar w:fldCharType="end"/>
            </w:r>
          </w:hyperlink>
        </w:p>
        <w:p w14:paraId="5F703F8D" w14:textId="3F46C189"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60" w:history="1">
            <w:r w:rsidR="003047DD" w:rsidRPr="009229B3">
              <w:rPr>
                <w:rStyle w:val="Hyperlink"/>
                <w:noProof/>
              </w:rPr>
              <w:t>1.3</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Objectives:</w:t>
            </w:r>
            <w:r w:rsidR="003047DD">
              <w:rPr>
                <w:noProof/>
                <w:webHidden/>
              </w:rPr>
              <w:tab/>
            </w:r>
            <w:r w:rsidR="003047DD">
              <w:rPr>
                <w:noProof/>
                <w:webHidden/>
              </w:rPr>
              <w:fldChar w:fldCharType="begin"/>
            </w:r>
            <w:r w:rsidR="003047DD">
              <w:rPr>
                <w:noProof/>
                <w:webHidden/>
              </w:rPr>
              <w:instrText xml:space="preserve"> PAGEREF _Toc203638160 \h </w:instrText>
            </w:r>
            <w:r w:rsidR="003047DD">
              <w:rPr>
                <w:noProof/>
                <w:webHidden/>
              </w:rPr>
            </w:r>
            <w:r w:rsidR="003047DD">
              <w:rPr>
                <w:noProof/>
                <w:webHidden/>
              </w:rPr>
              <w:fldChar w:fldCharType="separate"/>
            </w:r>
            <w:r w:rsidR="003047DD">
              <w:rPr>
                <w:noProof/>
                <w:webHidden/>
              </w:rPr>
              <w:t>2</w:t>
            </w:r>
            <w:r w:rsidR="003047DD">
              <w:rPr>
                <w:noProof/>
                <w:webHidden/>
              </w:rPr>
              <w:fldChar w:fldCharType="end"/>
            </w:r>
          </w:hyperlink>
        </w:p>
        <w:p w14:paraId="7042FDAE" w14:textId="527F1255" w:rsidR="003047DD" w:rsidRDefault="00007213">
          <w:pPr>
            <w:pStyle w:val="TOC1"/>
            <w:tabs>
              <w:tab w:val="left" w:pos="480"/>
              <w:tab w:val="right" w:leader="dot" w:pos="9350"/>
            </w:tabs>
            <w:rPr>
              <w:rFonts w:asciiTheme="minorHAnsi" w:eastAsiaTheme="minorEastAsia" w:hAnsiTheme="minorHAnsi" w:cstheme="minorBidi"/>
              <w:noProof/>
              <w:sz w:val="22"/>
              <w:szCs w:val="22"/>
              <w:lang w:val="en-US" w:eastAsia="en-US"/>
            </w:rPr>
          </w:pPr>
          <w:hyperlink w:anchor="_Toc203638161" w:history="1">
            <w:r w:rsidR="003047DD" w:rsidRPr="009229B3">
              <w:rPr>
                <w:rStyle w:val="Hyperlink"/>
                <w:noProof/>
              </w:rPr>
              <w:t>2</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Outcomes and Deliverables</w:t>
            </w:r>
            <w:r w:rsidR="003047DD">
              <w:rPr>
                <w:noProof/>
                <w:webHidden/>
              </w:rPr>
              <w:tab/>
            </w:r>
            <w:r w:rsidR="003047DD">
              <w:rPr>
                <w:noProof/>
                <w:webHidden/>
              </w:rPr>
              <w:fldChar w:fldCharType="begin"/>
            </w:r>
            <w:r w:rsidR="003047DD">
              <w:rPr>
                <w:noProof/>
                <w:webHidden/>
              </w:rPr>
              <w:instrText xml:space="preserve"> PAGEREF _Toc203638161 \h </w:instrText>
            </w:r>
            <w:r w:rsidR="003047DD">
              <w:rPr>
                <w:noProof/>
                <w:webHidden/>
              </w:rPr>
            </w:r>
            <w:r w:rsidR="003047DD">
              <w:rPr>
                <w:noProof/>
                <w:webHidden/>
              </w:rPr>
              <w:fldChar w:fldCharType="separate"/>
            </w:r>
            <w:r w:rsidR="003047DD">
              <w:rPr>
                <w:noProof/>
                <w:webHidden/>
              </w:rPr>
              <w:t>3</w:t>
            </w:r>
            <w:r w:rsidR="003047DD">
              <w:rPr>
                <w:noProof/>
                <w:webHidden/>
              </w:rPr>
              <w:fldChar w:fldCharType="end"/>
            </w:r>
          </w:hyperlink>
        </w:p>
        <w:p w14:paraId="550AE6E8" w14:textId="115216C8"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62" w:history="1">
            <w:r w:rsidR="003047DD" w:rsidRPr="009229B3">
              <w:rPr>
                <w:rStyle w:val="Hyperlink"/>
                <w:noProof/>
              </w:rPr>
              <w:t>2.1</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Initialise Git Repository</w:t>
            </w:r>
            <w:r w:rsidR="003047DD">
              <w:rPr>
                <w:noProof/>
                <w:webHidden/>
              </w:rPr>
              <w:tab/>
            </w:r>
            <w:r w:rsidR="003047DD">
              <w:rPr>
                <w:noProof/>
                <w:webHidden/>
              </w:rPr>
              <w:fldChar w:fldCharType="begin"/>
            </w:r>
            <w:r w:rsidR="003047DD">
              <w:rPr>
                <w:noProof/>
                <w:webHidden/>
              </w:rPr>
              <w:instrText xml:space="preserve"> PAGEREF _Toc203638162 \h </w:instrText>
            </w:r>
            <w:r w:rsidR="003047DD">
              <w:rPr>
                <w:noProof/>
                <w:webHidden/>
              </w:rPr>
            </w:r>
            <w:r w:rsidR="003047DD">
              <w:rPr>
                <w:noProof/>
                <w:webHidden/>
              </w:rPr>
              <w:fldChar w:fldCharType="separate"/>
            </w:r>
            <w:r w:rsidR="003047DD">
              <w:rPr>
                <w:noProof/>
                <w:webHidden/>
              </w:rPr>
              <w:t>3</w:t>
            </w:r>
            <w:r w:rsidR="003047DD">
              <w:rPr>
                <w:noProof/>
                <w:webHidden/>
              </w:rPr>
              <w:fldChar w:fldCharType="end"/>
            </w:r>
          </w:hyperlink>
        </w:p>
        <w:p w14:paraId="1E49454C" w14:textId="241B403E"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63" w:history="1">
            <w:r w:rsidR="003047DD" w:rsidRPr="009229B3">
              <w:rPr>
                <w:rStyle w:val="Hyperlink"/>
                <w:noProof/>
              </w:rPr>
              <w:t>2.2</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Technology Stack Selection</w:t>
            </w:r>
            <w:r w:rsidR="003047DD">
              <w:rPr>
                <w:noProof/>
                <w:webHidden/>
              </w:rPr>
              <w:tab/>
            </w:r>
            <w:r w:rsidR="003047DD">
              <w:rPr>
                <w:noProof/>
                <w:webHidden/>
              </w:rPr>
              <w:fldChar w:fldCharType="begin"/>
            </w:r>
            <w:r w:rsidR="003047DD">
              <w:rPr>
                <w:noProof/>
                <w:webHidden/>
              </w:rPr>
              <w:instrText xml:space="preserve"> PAGEREF _Toc203638163 \h </w:instrText>
            </w:r>
            <w:r w:rsidR="003047DD">
              <w:rPr>
                <w:noProof/>
                <w:webHidden/>
              </w:rPr>
            </w:r>
            <w:r w:rsidR="003047DD">
              <w:rPr>
                <w:noProof/>
                <w:webHidden/>
              </w:rPr>
              <w:fldChar w:fldCharType="separate"/>
            </w:r>
            <w:r w:rsidR="003047DD">
              <w:rPr>
                <w:noProof/>
                <w:webHidden/>
              </w:rPr>
              <w:t>5</w:t>
            </w:r>
            <w:r w:rsidR="003047DD">
              <w:rPr>
                <w:noProof/>
                <w:webHidden/>
              </w:rPr>
              <w:fldChar w:fldCharType="end"/>
            </w:r>
          </w:hyperlink>
        </w:p>
        <w:p w14:paraId="7BF4477A" w14:textId="588A4EAF"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64" w:history="1">
            <w:r w:rsidR="003047DD" w:rsidRPr="009229B3">
              <w:rPr>
                <w:rStyle w:val="Hyperlink"/>
                <w:noProof/>
              </w:rPr>
              <w:t>2.3</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Persistence Mechanism(File Handling)</w:t>
            </w:r>
            <w:r w:rsidR="003047DD">
              <w:rPr>
                <w:noProof/>
                <w:webHidden/>
              </w:rPr>
              <w:tab/>
            </w:r>
            <w:r w:rsidR="003047DD">
              <w:rPr>
                <w:noProof/>
                <w:webHidden/>
              </w:rPr>
              <w:fldChar w:fldCharType="begin"/>
            </w:r>
            <w:r w:rsidR="003047DD">
              <w:rPr>
                <w:noProof/>
                <w:webHidden/>
              </w:rPr>
              <w:instrText xml:space="preserve"> PAGEREF _Toc203638164 \h </w:instrText>
            </w:r>
            <w:r w:rsidR="003047DD">
              <w:rPr>
                <w:noProof/>
                <w:webHidden/>
              </w:rPr>
            </w:r>
            <w:r w:rsidR="003047DD">
              <w:rPr>
                <w:noProof/>
                <w:webHidden/>
              </w:rPr>
              <w:fldChar w:fldCharType="separate"/>
            </w:r>
            <w:r w:rsidR="003047DD">
              <w:rPr>
                <w:noProof/>
                <w:webHidden/>
              </w:rPr>
              <w:t>7</w:t>
            </w:r>
            <w:r w:rsidR="003047DD">
              <w:rPr>
                <w:noProof/>
                <w:webHidden/>
              </w:rPr>
              <w:fldChar w:fldCharType="end"/>
            </w:r>
          </w:hyperlink>
        </w:p>
        <w:p w14:paraId="65670F79" w14:textId="1D90ED4B" w:rsidR="003047DD" w:rsidRDefault="00007213">
          <w:pPr>
            <w:pStyle w:val="TOC1"/>
            <w:tabs>
              <w:tab w:val="left" w:pos="480"/>
              <w:tab w:val="right" w:leader="dot" w:pos="9350"/>
            </w:tabs>
            <w:rPr>
              <w:rFonts w:asciiTheme="minorHAnsi" w:eastAsiaTheme="minorEastAsia" w:hAnsiTheme="minorHAnsi" w:cstheme="minorBidi"/>
              <w:noProof/>
              <w:sz w:val="22"/>
              <w:szCs w:val="22"/>
              <w:lang w:val="en-US" w:eastAsia="en-US"/>
            </w:rPr>
          </w:pPr>
          <w:hyperlink w:anchor="_Toc203638165" w:history="1">
            <w:r w:rsidR="003047DD" w:rsidRPr="009229B3">
              <w:rPr>
                <w:rStyle w:val="Hyperlink"/>
                <w:noProof/>
              </w:rPr>
              <w:t>3</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Features and functionalities.</w:t>
            </w:r>
            <w:r w:rsidR="003047DD">
              <w:rPr>
                <w:noProof/>
                <w:webHidden/>
              </w:rPr>
              <w:tab/>
            </w:r>
            <w:r w:rsidR="003047DD">
              <w:rPr>
                <w:noProof/>
                <w:webHidden/>
              </w:rPr>
              <w:fldChar w:fldCharType="begin"/>
            </w:r>
            <w:r w:rsidR="003047DD">
              <w:rPr>
                <w:noProof/>
                <w:webHidden/>
              </w:rPr>
              <w:instrText xml:space="preserve"> PAGEREF _Toc203638165 \h </w:instrText>
            </w:r>
            <w:r w:rsidR="003047DD">
              <w:rPr>
                <w:noProof/>
                <w:webHidden/>
              </w:rPr>
            </w:r>
            <w:r w:rsidR="003047DD">
              <w:rPr>
                <w:noProof/>
                <w:webHidden/>
              </w:rPr>
              <w:fldChar w:fldCharType="separate"/>
            </w:r>
            <w:r w:rsidR="003047DD">
              <w:rPr>
                <w:noProof/>
                <w:webHidden/>
              </w:rPr>
              <w:t>8</w:t>
            </w:r>
            <w:r w:rsidR="003047DD">
              <w:rPr>
                <w:noProof/>
                <w:webHidden/>
              </w:rPr>
              <w:fldChar w:fldCharType="end"/>
            </w:r>
          </w:hyperlink>
        </w:p>
        <w:p w14:paraId="3DC99469" w14:textId="4FCA136F" w:rsidR="003047DD" w:rsidRDefault="00007213">
          <w:pPr>
            <w:pStyle w:val="TOC1"/>
            <w:tabs>
              <w:tab w:val="left" w:pos="480"/>
              <w:tab w:val="right" w:leader="dot" w:pos="9350"/>
            </w:tabs>
            <w:rPr>
              <w:rFonts w:asciiTheme="minorHAnsi" w:eastAsiaTheme="minorEastAsia" w:hAnsiTheme="minorHAnsi" w:cstheme="minorBidi"/>
              <w:noProof/>
              <w:sz w:val="22"/>
              <w:szCs w:val="22"/>
              <w:lang w:val="en-US" w:eastAsia="en-US"/>
            </w:rPr>
          </w:pPr>
          <w:hyperlink w:anchor="_Toc203638166" w:history="1">
            <w:r w:rsidR="003047DD" w:rsidRPr="009229B3">
              <w:rPr>
                <w:rStyle w:val="Hyperlink"/>
                <w:noProof/>
              </w:rPr>
              <w:t>4</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Proof of Work</w:t>
            </w:r>
            <w:r w:rsidR="003047DD">
              <w:rPr>
                <w:noProof/>
                <w:webHidden/>
              </w:rPr>
              <w:tab/>
            </w:r>
            <w:r w:rsidR="003047DD">
              <w:rPr>
                <w:noProof/>
                <w:webHidden/>
              </w:rPr>
              <w:fldChar w:fldCharType="begin"/>
            </w:r>
            <w:r w:rsidR="003047DD">
              <w:rPr>
                <w:noProof/>
                <w:webHidden/>
              </w:rPr>
              <w:instrText xml:space="preserve"> PAGEREF _Toc203638166 \h </w:instrText>
            </w:r>
            <w:r w:rsidR="003047DD">
              <w:rPr>
                <w:noProof/>
                <w:webHidden/>
              </w:rPr>
            </w:r>
            <w:r w:rsidR="003047DD">
              <w:rPr>
                <w:noProof/>
                <w:webHidden/>
              </w:rPr>
              <w:fldChar w:fldCharType="separate"/>
            </w:r>
            <w:r w:rsidR="003047DD">
              <w:rPr>
                <w:noProof/>
                <w:webHidden/>
              </w:rPr>
              <w:t>25</w:t>
            </w:r>
            <w:r w:rsidR="003047DD">
              <w:rPr>
                <w:noProof/>
                <w:webHidden/>
              </w:rPr>
              <w:fldChar w:fldCharType="end"/>
            </w:r>
          </w:hyperlink>
        </w:p>
        <w:p w14:paraId="794F58DB" w14:textId="2CBE15CC"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67" w:history="1">
            <w:r w:rsidR="003047DD" w:rsidRPr="009229B3">
              <w:rPr>
                <w:rStyle w:val="Hyperlink"/>
                <w:noProof/>
              </w:rPr>
              <w:t>4.1</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Designs</w:t>
            </w:r>
            <w:r w:rsidR="003047DD">
              <w:rPr>
                <w:noProof/>
                <w:webHidden/>
              </w:rPr>
              <w:tab/>
            </w:r>
            <w:r w:rsidR="003047DD">
              <w:rPr>
                <w:noProof/>
                <w:webHidden/>
              </w:rPr>
              <w:fldChar w:fldCharType="begin"/>
            </w:r>
            <w:r w:rsidR="003047DD">
              <w:rPr>
                <w:noProof/>
                <w:webHidden/>
              </w:rPr>
              <w:instrText xml:space="preserve"> PAGEREF _Toc203638167 \h </w:instrText>
            </w:r>
            <w:r w:rsidR="003047DD">
              <w:rPr>
                <w:noProof/>
                <w:webHidden/>
              </w:rPr>
            </w:r>
            <w:r w:rsidR="003047DD">
              <w:rPr>
                <w:noProof/>
                <w:webHidden/>
              </w:rPr>
              <w:fldChar w:fldCharType="separate"/>
            </w:r>
            <w:r w:rsidR="003047DD">
              <w:rPr>
                <w:noProof/>
                <w:webHidden/>
              </w:rPr>
              <w:t>25</w:t>
            </w:r>
            <w:r w:rsidR="003047DD">
              <w:rPr>
                <w:noProof/>
                <w:webHidden/>
              </w:rPr>
              <w:fldChar w:fldCharType="end"/>
            </w:r>
          </w:hyperlink>
        </w:p>
        <w:p w14:paraId="7410CC28" w14:textId="109016C5" w:rsidR="003047DD" w:rsidRDefault="00007213">
          <w:pPr>
            <w:pStyle w:val="TOC3"/>
            <w:tabs>
              <w:tab w:val="left" w:pos="1320"/>
              <w:tab w:val="right" w:leader="dot" w:pos="9350"/>
            </w:tabs>
            <w:rPr>
              <w:rFonts w:asciiTheme="minorHAnsi" w:eastAsiaTheme="minorEastAsia" w:hAnsiTheme="minorHAnsi" w:cstheme="minorBidi"/>
              <w:noProof/>
              <w:sz w:val="22"/>
              <w:szCs w:val="22"/>
              <w:lang w:val="en-US" w:eastAsia="en-US"/>
            </w:rPr>
          </w:pPr>
          <w:hyperlink w:anchor="_Toc203638168" w:history="1">
            <w:r w:rsidR="003047DD" w:rsidRPr="009229B3">
              <w:rPr>
                <w:rStyle w:val="Hyperlink"/>
                <w:noProof/>
              </w:rPr>
              <w:t>4.1.1</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Login Screen</w:t>
            </w:r>
            <w:r w:rsidR="003047DD">
              <w:rPr>
                <w:noProof/>
                <w:webHidden/>
              </w:rPr>
              <w:tab/>
            </w:r>
            <w:r w:rsidR="003047DD">
              <w:rPr>
                <w:noProof/>
                <w:webHidden/>
              </w:rPr>
              <w:fldChar w:fldCharType="begin"/>
            </w:r>
            <w:r w:rsidR="003047DD">
              <w:rPr>
                <w:noProof/>
                <w:webHidden/>
              </w:rPr>
              <w:instrText xml:space="preserve"> PAGEREF _Toc203638168 \h </w:instrText>
            </w:r>
            <w:r w:rsidR="003047DD">
              <w:rPr>
                <w:noProof/>
                <w:webHidden/>
              </w:rPr>
            </w:r>
            <w:r w:rsidR="003047DD">
              <w:rPr>
                <w:noProof/>
                <w:webHidden/>
              </w:rPr>
              <w:fldChar w:fldCharType="separate"/>
            </w:r>
            <w:r w:rsidR="003047DD">
              <w:rPr>
                <w:noProof/>
                <w:webHidden/>
              </w:rPr>
              <w:t>25</w:t>
            </w:r>
            <w:r w:rsidR="003047DD">
              <w:rPr>
                <w:noProof/>
                <w:webHidden/>
              </w:rPr>
              <w:fldChar w:fldCharType="end"/>
            </w:r>
          </w:hyperlink>
        </w:p>
        <w:p w14:paraId="43750B73" w14:textId="7A0B6688" w:rsidR="003047DD" w:rsidRDefault="00007213">
          <w:pPr>
            <w:pStyle w:val="TOC3"/>
            <w:tabs>
              <w:tab w:val="left" w:pos="1320"/>
              <w:tab w:val="right" w:leader="dot" w:pos="9350"/>
            </w:tabs>
            <w:rPr>
              <w:rFonts w:asciiTheme="minorHAnsi" w:eastAsiaTheme="minorEastAsia" w:hAnsiTheme="minorHAnsi" w:cstheme="minorBidi"/>
              <w:noProof/>
              <w:sz w:val="22"/>
              <w:szCs w:val="22"/>
              <w:lang w:val="en-US" w:eastAsia="en-US"/>
            </w:rPr>
          </w:pPr>
          <w:hyperlink w:anchor="_Toc203638169" w:history="1">
            <w:r w:rsidR="003047DD" w:rsidRPr="009229B3">
              <w:rPr>
                <w:rStyle w:val="Hyperlink"/>
                <w:noProof/>
              </w:rPr>
              <w:t>4.1.2</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Register Screen</w:t>
            </w:r>
            <w:r w:rsidR="003047DD">
              <w:rPr>
                <w:noProof/>
                <w:webHidden/>
              </w:rPr>
              <w:tab/>
            </w:r>
            <w:r w:rsidR="003047DD">
              <w:rPr>
                <w:noProof/>
                <w:webHidden/>
              </w:rPr>
              <w:fldChar w:fldCharType="begin"/>
            </w:r>
            <w:r w:rsidR="003047DD">
              <w:rPr>
                <w:noProof/>
                <w:webHidden/>
              </w:rPr>
              <w:instrText xml:space="preserve"> PAGEREF _Toc203638169 \h </w:instrText>
            </w:r>
            <w:r w:rsidR="003047DD">
              <w:rPr>
                <w:noProof/>
                <w:webHidden/>
              </w:rPr>
            </w:r>
            <w:r w:rsidR="003047DD">
              <w:rPr>
                <w:noProof/>
                <w:webHidden/>
              </w:rPr>
              <w:fldChar w:fldCharType="separate"/>
            </w:r>
            <w:r w:rsidR="003047DD">
              <w:rPr>
                <w:noProof/>
                <w:webHidden/>
              </w:rPr>
              <w:t>26</w:t>
            </w:r>
            <w:r w:rsidR="003047DD">
              <w:rPr>
                <w:noProof/>
                <w:webHidden/>
              </w:rPr>
              <w:fldChar w:fldCharType="end"/>
            </w:r>
          </w:hyperlink>
        </w:p>
        <w:p w14:paraId="7C450A6C" w14:textId="63048CA9" w:rsidR="003047DD" w:rsidRDefault="00007213">
          <w:pPr>
            <w:pStyle w:val="TOC3"/>
            <w:tabs>
              <w:tab w:val="left" w:pos="1320"/>
              <w:tab w:val="right" w:leader="dot" w:pos="9350"/>
            </w:tabs>
            <w:rPr>
              <w:rFonts w:asciiTheme="minorHAnsi" w:eastAsiaTheme="minorEastAsia" w:hAnsiTheme="minorHAnsi" w:cstheme="minorBidi"/>
              <w:noProof/>
              <w:sz w:val="22"/>
              <w:szCs w:val="22"/>
              <w:lang w:val="en-US" w:eastAsia="en-US"/>
            </w:rPr>
          </w:pPr>
          <w:hyperlink w:anchor="_Toc203638170" w:history="1">
            <w:r w:rsidR="003047DD" w:rsidRPr="009229B3">
              <w:rPr>
                <w:rStyle w:val="Hyperlink"/>
                <w:noProof/>
              </w:rPr>
              <w:t>4.1.3</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Profile</w:t>
            </w:r>
            <w:r w:rsidR="003047DD">
              <w:rPr>
                <w:noProof/>
                <w:webHidden/>
              </w:rPr>
              <w:tab/>
            </w:r>
            <w:r w:rsidR="003047DD">
              <w:rPr>
                <w:noProof/>
                <w:webHidden/>
              </w:rPr>
              <w:fldChar w:fldCharType="begin"/>
            </w:r>
            <w:r w:rsidR="003047DD">
              <w:rPr>
                <w:noProof/>
                <w:webHidden/>
              </w:rPr>
              <w:instrText xml:space="preserve"> PAGEREF _Toc203638170 \h </w:instrText>
            </w:r>
            <w:r w:rsidR="003047DD">
              <w:rPr>
                <w:noProof/>
                <w:webHidden/>
              </w:rPr>
            </w:r>
            <w:r w:rsidR="003047DD">
              <w:rPr>
                <w:noProof/>
                <w:webHidden/>
              </w:rPr>
              <w:fldChar w:fldCharType="separate"/>
            </w:r>
            <w:r w:rsidR="003047DD">
              <w:rPr>
                <w:noProof/>
                <w:webHidden/>
              </w:rPr>
              <w:t>27</w:t>
            </w:r>
            <w:r w:rsidR="003047DD">
              <w:rPr>
                <w:noProof/>
                <w:webHidden/>
              </w:rPr>
              <w:fldChar w:fldCharType="end"/>
            </w:r>
          </w:hyperlink>
        </w:p>
        <w:p w14:paraId="7FADD4A8" w14:textId="7541F532" w:rsidR="003047DD" w:rsidRDefault="00007213">
          <w:pPr>
            <w:pStyle w:val="TOC3"/>
            <w:tabs>
              <w:tab w:val="left" w:pos="1320"/>
              <w:tab w:val="right" w:leader="dot" w:pos="9350"/>
            </w:tabs>
            <w:rPr>
              <w:rFonts w:asciiTheme="minorHAnsi" w:eastAsiaTheme="minorEastAsia" w:hAnsiTheme="minorHAnsi" w:cstheme="minorBidi"/>
              <w:noProof/>
              <w:sz w:val="22"/>
              <w:szCs w:val="22"/>
              <w:lang w:val="en-US" w:eastAsia="en-US"/>
            </w:rPr>
          </w:pPr>
          <w:hyperlink w:anchor="_Toc203638171" w:history="1">
            <w:r w:rsidR="003047DD" w:rsidRPr="009229B3">
              <w:rPr>
                <w:rStyle w:val="Hyperlink"/>
                <w:noProof/>
              </w:rPr>
              <w:t>4.1.4</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Dashboard</w:t>
            </w:r>
            <w:r w:rsidR="003047DD">
              <w:rPr>
                <w:noProof/>
                <w:webHidden/>
              </w:rPr>
              <w:tab/>
            </w:r>
            <w:r w:rsidR="003047DD">
              <w:rPr>
                <w:noProof/>
                <w:webHidden/>
              </w:rPr>
              <w:fldChar w:fldCharType="begin"/>
            </w:r>
            <w:r w:rsidR="003047DD">
              <w:rPr>
                <w:noProof/>
                <w:webHidden/>
              </w:rPr>
              <w:instrText xml:space="preserve"> PAGEREF _Toc203638171 \h </w:instrText>
            </w:r>
            <w:r w:rsidR="003047DD">
              <w:rPr>
                <w:noProof/>
                <w:webHidden/>
              </w:rPr>
            </w:r>
            <w:r w:rsidR="003047DD">
              <w:rPr>
                <w:noProof/>
                <w:webHidden/>
              </w:rPr>
              <w:fldChar w:fldCharType="separate"/>
            </w:r>
            <w:r w:rsidR="003047DD">
              <w:rPr>
                <w:noProof/>
                <w:webHidden/>
              </w:rPr>
              <w:t>28</w:t>
            </w:r>
            <w:r w:rsidR="003047DD">
              <w:rPr>
                <w:noProof/>
                <w:webHidden/>
              </w:rPr>
              <w:fldChar w:fldCharType="end"/>
            </w:r>
          </w:hyperlink>
        </w:p>
        <w:p w14:paraId="4AC421F3" w14:textId="50A17F63" w:rsidR="003047DD" w:rsidRDefault="00007213">
          <w:pPr>
            <w:pStyle w:val="TOC3"/>
            <w:tabs>
              <w:tab w:val="left" w:pos="1320"/>
              <w:tab w:val="right" w:leader="dot" w:pos="9350"/>
            </w:tabs>
            <w:rPr>
              <w:rFonts w:asciiTheme="minorHAnsi" w:eastAsiaTheme="minorEastAsia" w:hAnsiTheme="minorHAnsi" w:cstheme="minorBidi"/>
              <w:noProof/>
              <w:sz w:val="22"/>
              <w:szCs w:val="22"/>
              <w:lang w:val="en-US" w:eastAsia="en-US"/>
            </w:rPr>
          </w:pPr>
          <w:hyperlink w:anchor="_Toc203638172" w:history="1">
            <w:r w:rsidR="003047DD" w:rsidRPr="009229B3">
              <w:rPr>
                <w:rStyle w:val="Hyperlink"/>
                <w:noProof/>
              </w:rPr>
              <w:t>4.1.5</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Transaction Page</w:t>
            </w:r>
            <w:r w:rsidR="003047DD">
              <w:rPr>
                <w:noProof/>
                <w:webHidden/>
              </w:rPr>
              <w:tab/>
            </w:r>
            <w:r w:rsidR="003047DD">
              <w:rPr>
                <w:noProof/>
                <w:webHidden/>
              </w:rPr>
              <w:fldChar w:fldCharType="begin"/>
            </w:r>
            <w:r w:rsidR="003047DD">
              <w:rPr>
                <w:noProof/>
                <w:webHidden/>
              </w:rPr>
              <w:instrText xml:space="preserve"> PAGEREF _Toc203638172 \h </w:instrText>
            </w:r>
            <w:r w:rsidR="003047DD">
              <w:rPr>
                <w:noProof/>
                <w:webHidden/>
              </w:rPr>
            </w:r>
            <w:r w:rsidR="003047DD">
              <w:rPr>
                <w:noProof/>
                <w:webHidden/>
              </w:rPr>
              <w:fldChar w:fldCharType="separate"/>
            </w:r>
            <w:r w:rsidR="003047DD">
              <w:rPr>
                <w:noProof/>
                <w:webHidden/>
              </w:rPr>
              <w:t>30</w:t>
            </w:r>
            <w:r w:rsidR="003047DD">
              <w:rPr>
                <w:noProof/>
                <w:webHidden/>
              </w:rPr>
              <w:fldChar w:fldCharType="end"/>
            </w:r>
          </w:hyperlink>
        </w:p>
        <w:p w14:paraId="615736ED" w14:textId="59466B09"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73" w:history="1">
            <w:r w:rsidR="003047DD" w:rsidRPr="009229B3">
              <w:rPr>
                <w:rStyle w:val="Hyperlink"/>
                <w:noProof/>
              </w:rPr>
              <w:t>4.2</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Entity Relationship Diagram(ERD)</w:t>
            </w:r>
            <w:r w:rsidR="003047DD">
              <w:rPr>
                <w:noProof/>
                <w:webHidden/>
              </w:rPr>
              <w:tab/>
            </w:r>
            <w:r w:rsidR="003047DD">
              <w:rPr>
                <w:noProof/>
                <w:webHidden/>
              </w:rPr>
              <w:fldChar w:fldCharType="begin"/>
            </w:r>
            <w:r w:rsidR="003047DD">
              <w:rPr>
                <w:noProof/>
                <w:webHidden/>
              </w:rPr>
              <w:instrText xml:space="preserve"> PAGEREF _Toc203638173 \h </w:instrText>
            </w:r>
            <w:r w:rsidR="003047DD">
              <w:rPr>
                <w:noProof/>
                <w:webHidden/>
              </w:rPr>
            </w:r>
            <w:r w:rsidR="003047DD">
              <w:rPr>
                <w:noProof/>
                <w:webHidden/>
              </w:rPr>
              <w:fldChar w:fldCharType="separate"/>
            </w:r>
            <w:r w:rsidR="003047DD">
              <w:rPr>
                <w:noProof/>
                <w:webHidden/>
              </w:rPr>
              <w:t>32</w:t>
            </w:r>
            <w:r w:rsidR="003047DD">
              <w:rPr>
                <w:noProof/>
                <w:webHidden/>
              </w:rPr>
              <w:fldChar w:fldCharType="end"/>
            </w:r>
          </w:hyperlink>
        </w:p>
        <w:p w14:paraId="69E2FF28" w14:textId="6FC25CD1"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74" w:history="1">
            <w:r w:rsidR="003047DD" w:rsidRPr="009229B3">
              <w:rPr>
                <w:rStyle w:val="Hyperlink"/>
                <w:noProof/>
              </w:rPr>
              <w:t>4.3</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Use Case Diagram</w:t>
            </w:r>
            <w:r w:rsidR="003047DD">
              <w:rPr>
                <w:noProof/>
                <w:webHidden/>
              </w:rPr>
              <w:tab/>
            </w:r>
            <w:r w:rsidR="003047DD">
              <w:rPr>
                <w:noProof/>
                <w:webHidden/>
              </w:rPr>
              <w:fldChar w:fldCharType="begin"/>
            </w:r>
            <w:r w:rsidR="003047DD">
              <w:rPr>
                <w:noProof/>
                <w:webHidden/>
              </w:rPr>
              <w:instrText xml:space="preserve"> PAGEREF _Toc203638174 \h </w:instrText>
            </w:r>
            <w:r w:rsidR="003047DD">
              <w:rPr>
                <w:noProof/>
                <w:webHidden/>
              </w:rPr>
            </w:r>
            <w:r w:rsidR="003047DD">
              <w:rPr>
                <w:noProof/>
                <w:webHidden/>
              </w:rPr>
              <w:fldChar w:fldCharType="separate"/>
            </w:r>
            <w:r w:rsidR="003047DD">
              <w:rPr>
                <w:noProof/>
                <w:webHidden/>
              </w:rPr>
              <w:t>34</w:t>
            </w:r>
            <w:r w:rsidR="003047DD">
              <w:rPr>
                <w:noProof/>
                <w:webHidden/>
              </w:rPr>
              <w:fldChar w:fldCharType="end"/>
            </w:r>
          </w:hyperlink>
        </w:p>
        <w:p w14:paraId="4463924C" w14:textId="39786026" w:rsidR="003047DD" w:rsidRDefault="00007213">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03638175" w:history="1">
            <w:r w:rsidR="003047DD" w:rsidRPr="009229B3">
              <w:rPr>
                <w:rStyle w:val="Hyperlink"/>
                <w:noProof/>
              </w:rPr>
              <w:t>4.4</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Class Diagram</w:t>
            </w:r>
            <w:r w:rsidR="003047DD">
              <w:rPr>
                <w:noProof/>
                <w:webHidden/>
              </w:rPr>
              <w:tab/>
            </w:r>
            <w:r w:rsidR="003047DD">
              <w:rPr>
                <w:noProof/>
                <w:webHidden/>
              </w:rPr>
              <w:fldChar w:fldCharType="begin"/>
            </w:r>
            <w:r w:rsidR="003047DD">
              <w:rPr>
                <w:noProof/>
                <w:webHidden/>
              </w:rPr>
              <w:instrText xml:space="preserve"> PAGEREF _Toc203638175 \h </w:instrText>
            </w:r>
            <w:r w:rsidR="003047DD">
              <w:rPr>
                <w:noProof/>
                <w:webHidden/>
              </w:rPr>
            </w:r>
            <w:r w:rsidR="003047DD">
              <w:rPr>
                <w:noProof/>
                <w:webHidden/>
              </w:rPr>
              <w:fldChar w:fldCharType="separate"/>
            </w:r>
            <w:r w:rsidR="003047DD">
              <w:rPr>
                <w:noProof/>
                <w:webHidden/>
              </w:rPr>
              <w:t>36</w:t>
            </w:r>
            <w:r w:rsidR="003047DD">
              <w:rPr>
                <w:noProof/>
                <w:webHidden/>
              </w:rPr>
              <w:fldChar w:fldCharType="end"/>
            </w:r>
          </w:hyperlink>
        </w:p>
        <w:p w14:paraId="3AF0559C" w14:textId="26A2C3C5" w:rsidR="003047DD" w:rsidRDefault="00007213">
          <w:pPr>
            <w:pStyle w:val="TOC1"/>
            <w:tabs>
              <w:tab w:val="left" w:pos="480"/>
              <w:tab w:val="right" w:leader="dot" w:pos="9350"/>
            </w:tabs>
            <w:rPr>
              <w:rFonts w:asciiTheme="minorHAnsi" w:eastAsiaTheme="minorEastAsia" w:hAnsiTheme="minorHAnsi" w:cstheme="minorBidi"/>
              <w:noProof/>
              <w:sz w:val="22"/>
              <w:szCs w:val="22"/>
              <w:lang w:val="en-US" w:eastAsia="en-US"/>
            </w:rPr>
          </w:pPr>
          <w:hyperlink w:anchor="_Toc203638176" w:history="1">
            <w:r w:rsidR="003047DD" w:rsidRPr="009229B3">
              <w:rPr>
                <w:rStyle w:val="Hyperlink"/>
                <w:noProof/>
              </w:rPr>
              <w:t>5</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Conclusion</w:t>
            </w:r>
            <w:r w:rsidR="003047DD">
              <w:rPr>
                <w:noProof/>
                <w:webHidden/>
              </w:rPr>
              <w:tab/>
            </w:r>
            <w:r w:rsidR="003047DD">
              <w:rPr>
                <w:noProof/>
                <w:webHidden/>
              </w:rPr>
              <w:fldChar w:fldCharType="begin"/>
            </w:r>
            <w:r w:rsidR="003047DD">
              <w:rPr>
                <w:noProof/>
                <w:webHidden/>
              </w:rPr>
              <w:instrText xml:space="preserve"> PAGEREF _Toc203638176 \h </w:instrText>
            </w:r>
            <w:r w:rsidR="003047DD">
              <w:rPr>
                <w:noProof/>
                <w:webHidden/>
              </w:rPr>
            </w:r>
            <w:r w:rsidR="003047DD">
              <w:rPr>
                <w:noProof/>
                <w:webHidden/>
              </w:rPr>
              <w:fldChar w:fldCharType="separate"/>
            </w:r>
            <w:r w:rsidR="003047DD">
              <w:rPr>
                <w:noProof/>
                <w:webHidden/>
              </w:rPr>
              <w:t>37</w:t>
            </w:r>
            <w:r w:rsidR="003047DD">
              <w:rPr>
                <w:noProof/>
                <w:webHidden/>
              </w:rPr>
              <w:fldChar w:fldCharType="end"/>
            </w:r>
          </w:hyperlink>
        </w:p>
        <w:p w14:paraId="31112002" w14:textId="6DD963BF" w:rsidR="003047DD" w:rsidRDefault="00007213">
          <w:pPr>
            <w:pStyle w:val="TOC1"/>
            <w:tabs>
              <w:tab w:val="left" w:pos="480"/>
              <w:tab w:val="right" w:leader="dot" w:pos="9350"/>
            </w:tabs>
            <w:rPr>
              <w:rFonts w:asciiTheme="minorHAnsi" w:eastAsiaTheme="minorEastAsia" w:hAnsiTheme="minorHAnsi" w:cstheme="minorBidi"/>
              <w:noProof/>
              <w:sz w:val="22"/>
              <w:szCs w:val="22"/>
              <w:lang w:val="en-US" w:eastAsia="en-US"/>
            </w:rPr>
          </w:pPr>
          <w:hyperlink w:anchor="_Toc203638177" w:history="1">
            <w:r w:rsidR="003047DD" w:rsidRPr="009229B3">
              <w:rPr>
                <w:rStyle w:val="Hyperlink"/>
                <w:noProof/>
              </w:rPr>
              <w:t>6.</w:t>
            </w:r>
            <w:r w:rsidR="003047DD">
              <w:rPr>
                <w:rFonts w:asciiTheme="minorHAnsi" w:eastAsiaTheme="minorEastAsia" w:hAnsiTheme="minorHAnsi" w:cstheme="minorBidi"/>
                <w:noProof/>
                <w:sz w:val="22"/>
                <w:szCs w:val="22"/>
                <w:lang w:val="en-US" w:eastAsia="en-US"/>
              </w:rPr>
              <w:tab/>
            </w:r>
            <w:r w:rsidR="003047DD" w:rsidRPr="009229B3">
              <w:rPr>
                <w:rStyle w:val="Hyperlink"/>
                <w:noProof/>
              </w:rPr>
              <w:t>Bibliography</w:t>
            </w:r>
            <w:r w:rsidR="003047DD">
              <w:rPr>
                <w:noProof/>
                <w:webHidden/>
              </w:rPr>
              <w:tab/>
            </w:r>
            <w:r w:rsidR="003047DD">
              <w:rPr>
                <w:noProof/>
                <w:webHidden/>
              </w:rPr>
              <w:fldChar w:fldCharType="begin"/>
            </w:r>
            <w:r w:rsidR="003047DD">
              <w:rPr>
                <w:noProof/>
                <w:webHidden/>
              </w:rPr>
              <w:instrText xml:space="preserve"> PAGEREF _Toc203638177 \h </w:instrText>
            </w:r>
            <w:r w:rsidR="003047DD">
              <w:rPr>
                <w:noProof/>
                <w:webHidden/>
              </w:rPr>
            </w:r>
            <w:r w:rsidR="003047DD">
              <w:rPr>
                <w:noProof/>
                <w:webHidden/>
              </w:rPr>
              <w:fldChar w:fldCharType="separate"/>
            </w:r>
            <w:r w:rsidR="003047DD">
              <w:rPr>
                <w:noProof/>
                <w:webHidden/>
              </w:rPr>
              <w:t>38</w:t>
            </w:r>
            <w:r w:rsidR="003047DD">
              <w:rPr>
                <w:noProof/>
                <w:webHidden/>
              </w:rPr>
              <w:fldChar w:fldCharType="end"/>
            </w:r>
          </w:hyperlink>
        </w:p>
        <w:p w14:paraId="29C8F50F" w14:textId="7905BA80" w:rsidR="005A1D90" w:rsidRDefault="005A1D90">
          <w:r>
            <w:rPr>
              <w:b/>
              <w:bCs/>
              <w:noProof/>
            </w:rPr>
            <w:fldChar w:fldCharType="end"/>
          </w:r>
        </w:p>
      </w:sdtContent>
    </w:sdt>
    <w:p w14:paraId="741A8DFB" w14:textId="77777777" w:rsidR="00BC5AB2" w:rsidRDefault="00BC5AB2">
      <w:pPr>
        <w:rPr>
          <w:i/>
          <w:sz w:val="20"/>
          <w:szCs w:val="20"/>
        </w:rPr>
      </w:pPr>
      <w:r>
        <w:rPr>
          <w:i/>
          <w:sz w:val="20"/>
          <w:szCs w:val="20"/>
        </w:rPr>
        <w:br w:type="page"/>
      </w:r>
    </w:p>
    <w:p w14:paraId="0EBB481A" w14:textId="58113315" w:rsidR="004A0CF4" w:rsidRPr="008F0D87" w:rsidRDefault="00BC5AB2" w:rsidP="00BC5AB2">
      <w:pPr>
        <w:spacing w:line="240" w:lineRule="auto"/>
        <w:rPr>
          <w:b/>
          <w:bCs/>
          <w:iCs/>
          <w:sz w:val="28"/>
          <w:szCs w:val="28"/>
        </w:rPr>
      </w:pPr>
      <w:r w:rsidRPr="008F0D87">
        <w:rPr>
          <w:b/>
          <w:bCs/>
          <w:iCs/>
          <w:sz w:val="28"/>
          <w:szCs w:val="28"/>
        </w:rPr>
        <w:lastRenderedPageBreak/>
        <w:t>TABLE OF FIGURES</w:t>
      </w:r>
    </w:p>
    <w:p w14:paraId="0EF69D25" w14:textId="77777777" w:rsidR="00BC5AB2" w:rsidRDefault="00BC5AB2" w:rsidP="00BC5AB2">
      <w:pPr>
        <w:spacing w:line="240" w:lineRule="auto"/>
        <w:rPr>
          <w:i/>
          <w:sz w:val="20"/>
          <w:szCs w:val="20"/>
        </w:rPr>
      </w:pPr>
    </w:p>
    <w:p w14:paraId="3BFC638B" w14:textId="586763A7" w:rsidR="000A2790" w:rsidRDefault="003047DD">
      <w:pPr>
        <w:pStyle w:val="TableofFigures"/>
        <w:tabs>
          <w:tab w:val="right" w:leader="dot" w:pos="9350"/>
        </w:tabs>
        <w:rPr>
          <w:rFonts w:asciiTheme="minorHAnsi" w:eastAsiaTheme="minorEastAsia" w:hAnsiTheme="minorHAnsi" w:cstheme="minorBidi"/>
          <w:noProof/>
          <w:sz w:val="22"/>
          <w:szCs w:val="22"/>
          <w:lang w:val="en-US" w:eastAsia="en-US"/>
        </w:rPr>
      </w:pPr>
      <w:r>
        <w:rPr>
          <w:i/>
          <w:sz w:val="20"/>
          <w:szCs w:val="20"/>
        </w:rPr>
        <w:fldChar w:fldCharType="begin"/>
      </w:r>
      <w:r>
        <w:rPr>
          <w:i/>
          <w:sz w:val="20"/>
          <w:szCs w:val="20"/>
        </w:rPr>
        <w:instrText xml:space="preserve"> TOC \h \z \c "Figure" </w:instrText>
      </w:r>
      <w:r>
        <w:rPr>
          <w:i/>
          <w:sz w:val="20"/>
          <w:szCs w:val="20"/>
        </w:rPr>
        <w:fldChar w:fldCharType="separate"/>
      </w:r>
      <w:hyperlink w:anchor="_Toc203640421" w:history="1">
        <w:r w:rsidR="000A2790" w:rsidRPr="00711FBC">
          <w:rPr>
            <w:rStyle w:val="Hyperlink"/>
            <w:noProof/>
          </w:rPr>
          <w:t>Figure 1 Initialising Git Repo</w:t>
        </w:r>
        <w:r w:rsidR="000A2790">
          <w:rPr>
            <w:noProof/>
            <w:webHidden/>
          </w:rPr>
          <w:tab/>
        </w:r>
        <w:r w:rsidR="000A2790">
          <w:rPr>
            <w:noProof/>
            <w:webHidden/>
          </w:rPr>
          <w:fldChar w:fldCharType="begin"/>
        </w:r>
        <w:r w:rsidR="000A2790">
          <w:rPr>
            <w:noProof/>
            <w:webHidden/>
          </w:rPr>
          <w:instrText xml:space="preserve"> PAGEREF _Toc203640421 \h </w:instrText>
        </w:r>
        <w:r w:rsidR="000A2790">
          <w:rPr>
            <w:noProof/>
            <w:webHidden/>
          </w:rPr>
        </w:r>
        <w:r w:rsidR="000A2790">
          <w:rPr>
            <w:noProof/>
            <w:webHidden/>
          </w:rPr>
          <w:fldChar w:fldCharType="separate"/>
        </w:r>
        <w:r w:rsidR="000A2790">
          <w:rPr>
            <w:noProof/>
            <w:webHidden/>
          </w:rPr>
          <w:t>4</w:t>
        </w:r>
        <w:r w:rsidR="000A2790">
          <w:rPr>
            <w:noProof/>
            <w:webHidden/>
          </w:rPr>
          <w:fldChar w:fldCharType="end"/>
        </w:r>
      </w:hyperlink>
    </w:p>
    <w:p w14:paraId="5C8399B8" w14:textId="688CD3DD"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2" w:history="1">
        <w:r w:rsidR="000A2790" w:rsidRPr="00711FBC">
          <w:rPr>
            <w:rStyle w:val="Hyperlink"/>
            <w:noProof/>
          </w:rPr>
          <w:t>Figure 2 .NET framework</w:t>
        </w:r>
        <w:r w:rsidR="000A2790">
          <w:rPr>
            <w:noProof/>
            <w:webHidden/>
          </w:rPr>
          <w:tab/>
        </w:r>
        <w:r w:rsidR="000A2790">
          <w:rPr>
            <w:noProof/>
            <w:webHidden/>
          </w:rPr>
          <w:fldChar w:fldCharType="begin"/>
        </w:r>
        <w:r w:rsidR="000A2790">
          <w:rPr>
            <w:noProof/>
            <w:webHidden/>
          </w:rPr>
          <w:instrText xml:space="preserve"> PAGEREF _Toc203640422 \h </w:instrText>
        </w:r>
        <w:r w:rsidR="000A2790">
          <w:rPr>
            <w:noProof/>
            <w:webHidden/>
          </w:rPr>
        </w:r>
        <w:r w:rsidR="000A2790">
          <w:rPr>
            <w:noProof/>
            <w:webHidden/>
          </w:rPr>
          <w:fldChar w:fldCharType="separate"/>
        </w:r>
        <w:r w:rsidR="000A2790">
          <w:rPr>
            <w:noProof/>
            <w:webHidden/>
          </w:rPr>
          <w:t>5</w:t>
        </w:r>
        <w:r w:rsidR="000A2790">
          <w:rPr>
            <w:noProof/>
            <w:webHidden/>
          </w:rPr>
          <w:fldChar w:fldCharType="end"/>
        </w:r>
      </w:hyperlink>
    </w:p>
    <w:p w14:paraId="3FAD19F6" w14:textId="2F260D0B"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3" w:history="1">
        <w:r w:rsidR="000A2790" w:rsidRPr="00711FBC">
          <w:rPr>
            <w:rStyle w:val="Hyperlink"/>
            <w:noProof/>
          </w:rPr>
          <w:t>Figure 3 Credit transaction</w:t>
        </w:r>
        <w:r w:rsidR="000A2790">
          <w:rPr>
            <w:noProof/>
            <w:webHidden/>
          </w:rPr>
          <w:tab/>
        </w:r>
        <w:r w:rsidR="000A2790">
          <w:rPr>
            <w:noProof/>
            <w:webHidden/>
          </w:rPr>
          <w:fldChar w:fldCharType="begin"/>
        </w:r>
        <w:r w:rsidR="000A2790">
          <w:rPr>
            <w:noProof/>
            <w:webHidden/>
          </w:rPr>
          <w:instrText xml:space="preserve"> PAGEREF _Toc203640423 \h </w:instrText>
        </w:r>
        <w:r w:rsidR="000A2790">
          <w:rPr>
            <w:noProof/>
            <w:webHidden/>
          </w:rPr>
        </w:r>
        <w:r w:rsidR="000A2790">
          <w:rPr>
            <w:noProof/>
            <w:webHidden/>
          </w:rPr>
          <w:fldChar w:fldCharType="separate"/>
        </w:r>
        <w:r w:rsidR="000A2790">
          <w:rPr>
            <w:noProof/>
            <w:webHidden/>
          </w:rPr>
          <w:t>8</w:t>
        </w:r>
        <w:r w:rsidR="000A2790">
          <w:rPr>
            <w:noProof/>
            <w:webHidden/>
          </w:rPr>
          <w:fldChar w:fldCharType="end"/>
        </w:r>
      </w:hyperlink>
    </w:p>
    <w:p w14:paraId="6EC9BE58" w14:textId="23168660"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4" w:history="1">
        <w:r w:rsidR="000A2790" w:rsidRPr="00711FBC">
          <w:rPr>
            <w:rStyle w:val="Hyperlink"/>
            <w:noProof/>
          </w:rPr>
          <w:t>Figure 4 Debit transaction</w:t>
        </w:r>
        <w:r w:rsidR="000A2790">
          <w:rPr>
            <w:noProof/>
            <w:webHidden/>
          </w:rPr>
          <w:tab/>
        </w:r>
        <w:r w:rsidR="000A2790">
          <w:rPr>
            <w:noProof/>
            <w:webHidden/>
          </w:rPr>
          <w:fldChar w:fldCharType="begin"/>
        </w:r>
        <w:r w:rsidR="000A2790">
          <w:rPr>
            <w:noProof/>
            <w:webHidden/>
          </w:rPr>
          <w:instrText xml:space="preserve"> PAGEREF _Toc203640424 \h </w:instrText>
        </w:r>
        <w:r w:rsidR="000A2790">
          <w:rPr>
            <w:noProof/>
            <w:webHidden/>
          </w:rPr>
        </w:r>
        <w:r w:rsidR="000A2790">
          <w:rPr>
            <w:noProof/>
            <w:webHidden/>
          </w:rPr>
          <w:fldChar w:fldCharType="separate"/>
        </w:r>
        <w:r w:rsidR="000A2790">
          <w:rPr>
            <w:noProof/>
            <w:webHidden/>
          </w:rPr>
          <w:t>8</w:t>
        </w:r>
        <w:r w:rsidR="000A2790">
          <w:rPr>
            <w:noProof/>
            <w:webHidden/>
          </w:rPr>
          <w:fldChar w:fldCharType="end"/>
        </w:r>
      </w:hyperlink>
    </w:p>
    <w:p w14:paraId="4C9816DA" w14:textId="79ECB627"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5" w:history="1">
        <w:r w:rsidR="000A2790" w:rsidRPr="00711FBC">
          <w:rPr>
            <w:rStyle w:val="Hyperlink"/>
            <w:noProof/>
          </w:rPr>
          <w:t>Figure 5 Debt transaction</w:t>
        </w:r>
        <w:r w:rsidR="000A2790">
          <w:rPr>
            <w:noProof/>
            <w:webHidden/>
          </w:rPr>
          <w:tab/>
        </w:r>
        <w:r w:rsidR="000A2790">
          <w:rPr>
            <w:noProof/>
            <w:webHidden/>
          </w:rPr>
          <w:fldChar w:fldCharType="begin"/>
        </w:r>
        <w:r w:rsidR="000A2790">
          <w:rPr>
            <w:noProof/>
            <w:webHidden/>
          </w:rPr>
          <w:instrText xml:space="preserve"> PAGEREF _Toc203640425 \h </w:instrText>
        </w:r>
        <w:r w:rsidR="000A2790">
          <w:rPr>
            <w:noProof/>
            <w:webHidden/>
          </w:rPr>
        </w:r>
        <w:r w:rsidR="000A2790">
          <w:rPr>
            <w:noProof/>
            <w:webHidden/>
          </w:rPr>
          <w:fldChar w:fldCharType="separate"/>
        </w:r>
        <w:r w:rsidR="000A2790">
          <w:rPr>
            <w:noProof/>
            <w:webHidden/>
          </w:rPr>
          <w:t>9</w:t>
        </w:r>
        <w:r w:rsidR="000A2790">
          <w:rPr>
            <w:noProof/>
            <w:webHidden/>
          </w:rPr>
          <w:fldChar w:fldCharType="end"/>
        </w:r>
      </w:hyperlink>
    </w:p>
    <w:p w14:paraId="01B17DCB" w14:textId="7DE9BF94"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6" w:history="1">
        <w:r w:rsidR="000A2790" w:rsidRPr="00711FBC">
          <w:rPr>
            <w:rStyle w:val="Hyperlink"/>
            <w:noProof/>
          </w:rPr>
          <w:t>Figure 6 Transaction types in the system</w:t>
        </w:r>
        <w:r w:rsidR="000A2790">
          <w:rPr>
            <w:noProof/>
            <w:webHidden/>
          </w:rPr>
          <w:tab/>
        </w:r>
        <w:r w:rsidR="000A2790">
          <w:rPr>
            <w:noProof/>
            <w:webHidden/>
          </w:rPr>
          <w:fldChar w:fldCharType="begin"/>
        </w:r>
        <w:r w:rsidR="000A2790">
          <w:rPr>
            <w:noProof/>
            <w:webHidden/>
          </w:rPr>
          <w:instrText xml:space="preserve"> PAGEREF _Toc203640426 \h </w:instrText>
        </w:r>
        <w:r w:rsidR="000A2790">
          <w:rPr>
            <w:noProof/>
            <w:webHidden/>
          </w:rPr>
        </w:r>
        <w:r w:rsidR="000A2790">
          <w:rPr>
            <w:noProof/>
            <w:webHidden/>
          </w:rPr>
          <w:fldChar w:fldCharType="separate"/>
        </w:r>
        <w:r w:rsidR="000A2790">
          <w:rPr>
            <w:noProof/>
            <w:webHidden/>
          </w:rPr>
          <w:t>9</w:t>
        </w:r>
        <w:r w:rsidR="000A2790">
          <w:rPr>
            <w:noProof/>
            <w:webHidden/>
          </w:rPr>
          <w:fldChar w:fldCharType="end"/>
        </w:r>
      </w:hyperlink>
    </w:p>
    <w:p w14:paraId="11338AFF" w14:textId="50F1346B"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7" w:history="1">
        <w:r w:rsidR="000A2790" w:rsidRPr="00711FBC">
          <w:rPr>
            <w:rStyle w:val="Hyperlink"/>
            <w:noProof/>
          </w:rPr>
          <w:t>Figure 7 Sufficient balance check</w:t>
        </w:r>
        <w:r w:rsidR="000A2790">
          <w:rPr>
            <w:noProof/>
            <w:webHidden/>
          </w:rPr>
          <w:tab/>
        </w:r>
        <w:r w:rsidR="000A2790">
          <w:rPr>
            <w:noProof/>
            <w:webHidden/>
          </w:rPr>
          <w:fldChar w:fldCharType="begin"/>
        </w:r>
        <w:r w:rsidR="000A2790">
          <w:rPr>
            <w:noProof/>
            <w:webHidden/>
          </w:rPr>
          <w:instrText xml:space="preserve"> PAGEREF _Toc203640427 \h </w:instrText>
        </w:r>
        <w:r w:rsidR="000A2790">
          <w:rPr>
            <w:noProof/>
            <w:webHidden/>
          </w:rPr>
        </w:r>
        <w:r w:rsidR="000A2790">
          <w:rPr>
            <w:noProof/>
            <w:webHidden/>
          </w:rPr>
          <w:fldChar w:fldCharType="separate"/>
        </w:r>
        <w:r w:rsidR="000A2790">
          <w:rPr>
            <w:noProof/>
            <w:webHidden/>
          </w:rPr>
          <w:t>10</w:t>
        </w:r>
        <w:r w:rsidR="000A2790">
          <w:rPr>
            <w:noProof/>
            <w:webHidden/>
          </w:rPr>
          <w:fldChar w:fldCharType="end"/>
        </w:r>
      </w:hyperlink>
    </w:p>
    <w:p w14:paraId="01681F9A" w14:textId="46AB2A9D"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8" w:history="1">
        <w:r w:rsidR="000A2790" w:rsidRPr="00711FBC">
          <w:rPr>
            <w:rStyle w:val="Hyperlink"/>
            <w:noProof/>
          </w:rPr>
          <w:t>Figure 8 Clearing debts from inflow</w:t>
        </w:r>
        <w:r w:rsidR="000A2790">
          <w:rPr>
            <w:noProof/>
            <w:webHidden/>
          </w:rPr>
          <w:tab/>
        </w:r>
        <w:r w:rsidR="000A2790">
          <w:rPr>
            <w:noProof/>
            <w:webHidden/>
          </w:rPr>
          <w:fldChar w:fldCharType="begin"/>
        </w:r>
        <w:r w:rsidR="000A2790">
          <w:rPr>
            <w:noProof/>
            <w:webHidden/>
          </w:rPr>
          <w:instrText xml:space="preserve"> PAGEREF _Toc203640428 \h </w:instrText>
        </w:r>
        <w:r w:rsidR="000A2790">
          <w:rPr>
            <w:noProof/>
            <w:webHidden/>
          </w:rPr>
        </w:r>
        <w:r w:rsidR="000A2790">
          <w:rPr>
            <w:noProof/>
            <w:webHidden/>
          </w:rPr>
          <w:fldChar w:fldCharType="separate"/>
        </w:r>
        <w:r w:rsidR="000A2790">
          <w:rPr>
            <w:noProof/>
            <w:webHidden/>
          </w:rPr>
          <w:t>11</w:t>
        </w:r>
        <w:r w:rsidR="000A2790">
          <w:rPr>
            <w:noProof/>
            <w:webHidden/>
          </w:rPr>
          <w:fldChar w:fldCharType="end"/>
        </w:r>
      </w:hyperlink>
    </w:p>
    <w:p w14:paraId="1290FB97" w14:textId="79EB22D8"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29" w:history="1">
        <w:r w:rsidR="000A2790" w:rsidRPr="00711FBC">
          <w:rPr>
            <w:rStyle w:val="Hyperlink"/>
            <w:noProof/>
          </w:rPr>
          <w:t>Figure 9 Highlighting pending debts</w:t>
        </w:r>
        <w:r w:rsidR="000A2790">
          <w:rPr>
            <w:noProof/>
            <w:webHidden/>
          </w:rPr>
          <w:tab/>
        </w:r>
        <w:r w:rsidR="000A2790">
          <w:rPr>
            <w:noProof/>
            <w:webHidden/>
          </w:rPr>
          <w:fldChar w:fldCharType="begin"/>
        </w:r>
        <w:r w:rsidR="000A2790">
          <w:rPr>
            <w:noProof/>
            <w:webHidden/>
          </w:rPr>
          <w:instrText xml:space="preserve"> PAGEREF _Toc203640429 \h </w:instrText>
        </w:r>
        <w:r w:rsidR="000A2790">
          <w:rPr>
            <w:noProof/>
            <w:webHidden/>
          </w:rPr>
        </w:r>
        <w:r w:rsidR="000A2790">
          <w:rPr>
            <w:noProof/>
            <w:webHidden/>
          </w:rPr>
          <w:fldChar w:fldCharType="separate"/>
        </w:r>
        <w:r w:rsidR="000A2790">
          <w:rPr>
            <w:noProof/>
            <w:webHidden/>
          </w:rPr>
          <w:t>11</w:t>
        </w:r>
        <w:r w:rsidR="000A2790">
          <w:rPr>
            <w:noProof/>
            <w:webHidden/>
          </w:rPr>
          <w:fldChar w:fldCharType="end"/>
        </w:r>
      </w:hyperlink>
    </w:p>
    <w:p w14:paraId="5F107C83" w14:textId="600D751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0" w:history="1">
        <w:r w:rsidR="000A2790" w:rsidRPr="00711FBC">
          <w:rPr>
            <w:rStyle w:val="Hyperlink"/>
            <w:noProof/>
          </w:rPr>
          <w:t>Figure 10 Adding custom or default tags to the transaction</w:t>
        </w:r>
        <w:r w:rsidR="000A2790">
          <w:rPr>
            <w:noProof/>
            <w:webHidden/>
          </w:rPr>
          <w:tab/>
        </w:r>
        <w:r w:rsidR="000A2790">
          <w:rPr>
            <w:noProof/>
            <w:webHidden/>
          </w:rPr>
          <w:fldChar w:fldCharType="begin"/>
        </w:r>
        <w:r w:rsidR="000A2790">
          <w:rPr>
            <w:noProof/>
            <w:webHidden/>
          </w:rPr>
          <w:instrText xml:space="preserve"> PAGEREF _Toc203640430 \h </w:instrText>
        </w:r>
        <w:r w:rsidR="000A2790">
          <w:rPr>
            <w:noProof/>
            <w:webHidden/>
          </w:rPr>
        </w:r>
        <w:r w:rsidR="000A2790">
          <w:rPr>
            <w:noProof/>
            <w:webHidden/>
          </w:rPr>
          <w:fldChar w:fldCharType="separate"/>
        </w:r>
        <w:r w:rsidR="000A2790">
          <w:rPr>
            <w:noProof/>
            <w:webHidden/>
          </w:rPr>
          <w:t>12</w:t>
        </w:r>
        <w:r w:rsidR="000A2790">
          <w:rPr>
            <w:noProof/>
            <w:webHidden/>
          </w:rPr>
          <w:fldChar w:fldCharType="end"/>
        </w:r>
      </w:hyperlink>
    </w:p>
    <w:p w14:paraId="16859CD3" w14:textId="24A1A780"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1" w:history="1">
        <w:r w:rsidR="000A2790" w:rsidRPr="00711FBC">
          <w:rPr>
            <w:rStyle w:val="Hyperlink"/>
            <w:noProof/>
          </w:rPr>
          <w:t>Figure 11 Adding notes to the transaction</w:t>
        </w:r>
        <w:r w:rsidR="000A2790">
          <w:rPr>
            <w:noProof/>
            <w:webHidden/>
          </w:rPr>
          <w:tab/>
        </w:r>
        <w:r w:rsidR="000A2790">
          <w:rPr>
            <w:noProof/>
            <w:webHidden/>
          </w:rPr>
          <w:fldChar w:fldCharType="begin"/>
        </w:r>
        <w:r w:rsidR="000A2790">
          <w:rPr>
            <w:noProof/>
            <w:webHidden/>
          </w:rPr>
          <w:instrText xml:space="preserve"> PAGEREF _Toc203640431 \h </w:instrText>
        </w:r>
        <w:r w:rsidR="000A2790">
          <w:rPr>
            <w:noProof/>
            <w:webHidden/>
          </w:rPr>
        </w:r>
        <w:r w:rsidR="000A2790">
          <w:rPr>
            <w:noProof/>
            <w:webHidden/>
          </w:rPr>
          <w:fldChar w:fldCharType="separate"/>
        </w:r>
        <w:r w:rsidR="000A2790">
          <w:rPr>
            <w:noProof/>
            <w:webHidden/>
          </w:rPr>
          <w:t>13</w:t>
        </w:r>
        <w:r w:rsidR="000A2790">
          <w:rPr>
            <w:noProof/>
            <w:webHidden/>
          </w:rPr>
          <w:fldChar w:fldCharType="end"/>
        </w:r>
      </w:hyperlink>
    </w:p>
    <w:p w14:paraId="1EDE03C0" w14:textId="53F076B2"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2" w:history="1">
        <w:r w:rsidR="000A2790" w:rsidRPr="00711FBC">
          <w:rPr>
            <w:rStyle w:val="Hyperlink"/>
            <w:noProof/>
          </w:rPr>
          <w:t>Figure 12 Filtering transaction through credit</w:t>
        </w:r>
        <w:r w:rsidR="000A2790">
          <w:rPr>
            <w:noProof/>
            <w:webHidden/>
          </w:rPr>
          <w:tab/>
        </w:r>
        <w:r w:rsidR="000A2790">
          <w:rPr>
            <w:noProof/>
            <w:webHidden/>
          </w:rPr>
          <w:fldChar w:fldCharType="begin"/>
        </w:r>
        <w:r w:rsidR="000A2790">
          <w:rPr>
            <w:noProof/>
            <w:webHidden/>
          </w:rPr>
          <w:instrText xml:space="preserve"> PAGEREF _Toc203640432 \h </w:instrText>
        </w:r>
        <w:r w:rsidR="000A2790">
          <w:rPr>
            <w:noProof/>
            <w:webHidden/>
          </w:rPr>
        </w:r>
        <w:r w:rsidR="000A2790">
          <w:rPr>
            <w:noProof/>
            <w:webHidden/>
          </w:rPr>
          <w:fldChar w:fldCharType="separate"/>
        </w:r>
        <w:r w:rsidR="000A2790">
          <w:rPr>
            <w:noProof/>
            <w:webHidden/>
          </w:rPr>
          <w:t>14</w:t>
        </w:r>
        <w:r w:rsidR="000A2790">
          <w:rPr>
            <w:noProof/>
            <w:webHidden/>
          </w:rPr>
          <w:fldChar w:fldCharType="end"/>
        </w:r>
      </w:hyperlink>
    </w:p>
    <w:p w14:paraId="46429FF6" w14:textId="0B2AC29C"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3" w:history="1">
        <w:r w:rsidR="000A2790" w:rsidRPr="00711FBC">
          <w:rPr>
            <w:rStyle w:val="Hyperlink"/>
            <w:noProof/>
          </w:rPr>
          <w:t>Figure 13 Credit transaction</w:t>
        </w:r>
        <w:r w:rsidR="000A2790">
          <w:rPr>
            <w:noProof/>
            <w:webHidden/>
          </w:rPr>
          <w:tab/>
        </w:r>
        <w:r w:rsidR="000A2790">
          <w:rPr>
            <w:noProof/>
            <w:webHidden/>
          </w:rPr>
          <w:fldChar w:fldCharType="begin"/>
        </w:r>
        <w:r w:rsidR="000A2790">
          <w:rPr>
            <w:noProof/>
            <w:webHidden/>
          </w:rPr>
          <w:instrText xml:space="preserve"> PAGEREF _Toc203640433 \h </w:instrText>
        </w:r>
        <w:r w:rsidR="000A2790">
          <w:rPr>
            <w:noProof/>
            <w:webHidden/>
          </w:rPr>
        </w:r>
        <w:r w:rsidR="000A2790">
          <w:rPr>
            <w:noProof/>
            <w:webHidden/>
          </w:rPr>
          <w:fldChar w:fldCharType="separate"/>
        </w:r>
        <w:r w:rsidR="000A2790">
          <w:rPr>
            <w:noProof/>
            <w:webHidden/>
          </w:rPr>
          <w:t>14</w:t>
        </w:r>
        <w:r w:rsidR="000A2790">
          <w:rPr>
            <w:noProof/>
            <w:webHidden/>
          </w:rPr>
          <w:fldChar w:fldCharType="end"/>
        </w:r>
      </w:hyperlink>
    </w:p>
    <w:p w14:paraId="04FF7796" w14:textId="63ECA79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4" w:history="1">
        <w:r w:rsidR="000A2790" w:rsidRPr="00711FBC">
          <w:rPr>
            <w:rStyle w:val="Hyperlink"/>
            <w:noProof/>
          </w:rPr>
          <w:t>Figure 14 Filtering transaction of debit</w:t>
        </w:r>
        <w:r w:rsidR="000A2790">
          <w:rPr>
            <w:noProof/>
            <w:webHidden/>
          </w:rPr>
          <w:tab/>
        </w:r>
        <w:r w:rsidR="000A2790">
          <w:rPr>
            <w:noProof/>
            <w:webHidden/>
          </w:rPr>
          <w:fldChar w:fldCharType="begin"/>
        </w:r>
        <w:r w:rsidR="000A2790">
          <w:rPr>
            <w:noProof/>
            <w:webHidden/>
          </w:rPr>
          <w:instrText xml:space="preserve"> PAGEREF _Toc203640434 \h </w:instrText>
        </w:r>
        <w:r w:rsidR="000A2790">
          <w:rPr>
            <w:noProof/>
            <w:webHidden/>
          </w:rPr>
        </w:r>
        <w:r w:rsidR="000A2790">
          <w:rPr>
            <w:noProof/>
            <w:webHidden/>
          </w:rPr>
          <w:fldChar w:fldCharType="separate"/>
        </w:r>
        <w:r w:rsidR="000A2790">
          <w:rPr>
            <w:noProof/>
            <w:webHidden/>
          </w:rPr>
          <w:t>14</w:t>
        </w:r>
        <w:r w:rsidR="000A2790">
          <w:rPr>
            <w:noProof/>
            <w:webHidden/>
          </w:rPr>
          <w:fldChar w:fldCharType="end"/>
        </w:r>
      </w:hyperlink>
    </w:p>
    <w:p w14:paraId="579B7973" w14:textId="5B7B5124"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5" w:history="1">
        <w:r w:rsidR="000A2790" w:rsidRPr="00711FBC">
          <w:rPr>
            <w:rStyle w:val="Hyperlink"/>
            <w:noProof/>
          </w:rPr>
          <w:t>Figure 15 Filtering transaction of debt</w:t>
        </w:r>
        <w:r w:rsidR="000A2790">
          <w:rPr>
            <w:noProof/>
            <w:webHidden/>
          </w:rPr>
          <w:tab/>
        </w:r>
        <w:r w:rsidR="000A2790">
          <w:rPr>
            <w:noProof/>
            <w:webHidden/>
          </w:rPr>
          <w:fldChar w:fldCharType="begin"/>
        </w:r>
        <w:r w:rsidR="000A2790">
          <w:rPr>
            <w:noProof/>
            <w:webHidden/>
          </w:rPr>
          <w:instrText xml:space="preserve"> PAGEREF _Toc203640435 \h </w:instrText>
        </w:r>
        <w:r w:rsidR="000A2790">
          <w:rPr>
            <w:noProof/>
            <w:webHidden/>
          </w:rPr>
        </w:r>
        <w:r w:rsidR="000A2790">
          <w:rPr>
            <w:noProof/>
            <w:webHidden/>
          </w:rPr>
          <w:fldChar w:fldCharType="separate"/>
        </w:r>
        <w:r w:rsidR="000A2790">
          <w:rPr>
            <w:noProof/>
            <w:webHidden/>
          </w:rPr>
          <w:t>14</w:t>
        </w:r>
        <w:r w:rsidR="000A2790">
          <w:rPr>
            <w:noProof/>
            <w:webHidden/>
          </w:rPr>
          <w:fldChar w:fldCharType="end"/>
        </w:r>
      </w:hyperlink>
    </w:p>
    <w:p w14:paraId="028F2751" w14:textId="64E546C1"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6" w:history="1">
        <w:r w:rsidR="000A2790" w:rsidRPr="00711FBC">
          <w:rPr>
            <w:rStyle w:val="Hyperlink"/>
            <w:noProof/>
          </w:rPr>
          <w:t>Figure 16 Filtering transaction through tag</w:t>
        </w:r>
        <w:r w:rsidR="000A2790">
          <w:rPr>
            <w:noProof/>
            <w:webHidden/>
          </w:rPr>
          <w:tab/>
        </w:r>
        <w:r w:rsidR="000A2790">
          <w:rPr>
            <w:noProof/>
            <w:webHidden/>
          </w:rPr>
          <w:fldChar w:fldCharType="begin"/>
        </w:r>
        <w:r w:rsidR="000A2790">
          <w:rPr>
            <w:noProof/>
            <w:webHidden/>
          </w:rPr>
          <w:instrText xml:space="preserve"> PAGEREF _Toc203640436 \h </w:instrText>
        </w:r>
        <w:r w:rsidR="000A2790">
          <w:rPr>
            <w:noProof/>
            <w:webHidden/>
          </w:rPr>
        </w:r>
        <w:r w:rsidR="000A2790">
          <w:rPr>
            <w:noProof/>
            <w:webHidden/>
          </w:rPr>
          <w:fldChar w:fldCharType="separate"/>
        </w:r>
        <w:r w:rsidR="000A2790">
          <w:rPr>
            <w:noProof/>
            <w:webHidden/>
          </w:rPr>
          <w:t>15</w:t>
        </w:r>
        <w:r w:rsidR="000A2790">
          <w:rPr>
            <w:noProof/>
            <w:webHidden/>
          </w:rPr>
          <w:fldChar w:fldCharType="end"/>
        </w:r>
      </w:hyperlink>
    </w:p>
    <w:p w14:paraId="48E40F8A" w14:textId="4C096C3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7" w:history="1">
        <w:r w:rsidR="000A2790" w:rsidRPr="00711FBC">
          <w:rPr>
            <w:rStyle w:val="Hyperlink"/>
            <w:noProof/>
          </w:rPr>
          <w:t>Figure 17 Food tag</w:t>
        </w:r>
        <w:r w:rsidR="000A2790">
          <w:rPr>
            <w:noProof/>
            <w:webHidden/>
          </w:rPr>
          <w:tab/>
        </w:r>
        <w:r w:rsidR="000A2790">
          <w:rPr>
            <w:noProof/>
            <w:webHidden/>
          </w:rPr>
          <w:fldChar w:fldCharType="begin"/>
        </w:r>
        <w:r w:rsidR="000A2790">
          <w:rPr>
            <w:noProof/>
            <w:webHidden/>
          </w:rPr>
          <w:instrText xml:space="preserve"> PAGEREF _Toc203640437 \h </w:instrText>
        </w:r>
        <w:r w:rsidR="000A2790">
          <w:rPr>
            <w:noProof/>
            <w:webHidden/>
          </w:rPr>
        </w:r>
        <w:r w:rsidR="000A2790">
          <w:rPr>
            <w:noProof/>
            <w:webHidden/>
          </w:rPr>
          <w:fldChar w:fldCharType="separate"/>
        </w:r>
        <w:r w:rsidR="000A2790">
          <w:rPr>
            <w:noProof/>
            <w:webHidden/>
          </w:rPr>
          <w:t>15</w:t>
        </w:r>
        <w:r w:rsidR="000A2790">
          <w:rPr>
            <w:noProof/>
            <w:webHidden/>
          </w:rPr>
          <w:fldChar w:fldCharType="end"/>
        </w:r>
      </w:hyperlink>
    </w:p>
    <w:p w14:paraId="7034F50D" w14:textId="2A1251B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8" w:history="1">
        <w:r w:rsidR="000A2790" w:rsidRPr="00711FBC">
          <w:rPr>
            <w:rStyle w:val="Hyperlink"/>
            <w:noProof/>
          </w:rPr>
          <w:t>Figure 18 Filtering through ascending date</w:t>
        </w:r>
        <w:r w:rsidR="000A2790">
          <w:rPr>
            <w:noProof/>
            <w:webHidden/>
          </w:rPr>
          <w:tab/>
        </w:r>
        <w:r w:rsidR="000A2790">
          <w:rPr>
            <w:noProof/>
            <w:webHidden/>
          </w:rPr>
          <w:fldChar w:fldCharType="begin"/>
        </w:r>
        <w:r w:rsidR="000A2790">
          <w:rPr>
            <w:noProof/>
            <w:webHidden/>
          </w:rPr>
          <w:instrText xml:space="preserve"> PAGEREF _Toc203640438 \h </w:instrText>
        </w:r>
        <w:r w:rsidR="000A2790">
          <w:rPr>
            <w:noProof/>
            <w:webHidden/>
          </w:rPr>
        </w:r>
        <w:r w:rsidR="000A2790">
          <w:rPr>
            <w:noProof/>
            <w:webHidden/>
          </w:rPr>
          <w:fldChar w:fldCharType="separate"/>
        </w:r>
        <w:r w:rsidR="000A2790">
          <w:rPr>
            <w:noProof/>
            <w:webHidden/>
          </w:rPr>
          <w:t>15</w:t>
        </w:r>
        <w:r w:rsidR="000A2790">
          <w:rPr>
            <w:noProof/>
            <w:webHidden/>
          </w:rPr>
          <w:fldChar w:fldCharType="end"/>
        </w:r>
      </w:hyperlink>
    </w:p>
    <w:p w14:paraId="3AA9F559" w14:textId="25AC8678"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39" w:history="1">
        <w:r w:rsidR="000A2790" w:rsidRPr="00711FBC">
          <w:rPr>
            <w:rStyle w:val="Hyperlink"/>
            <w:noProof/>
          </w:rPr>
          <w:t>Figure 19 Filtering through descending date</w:t>
        </w:r>
        <w:r w:rsidR="000A2790">
          <w:rPr>
            <w:noProof/>
            <w:webHidden/>
          </w:rPr>
          <w:tab/>
        </w:r>
        <w:r w:rsidR="000A2790">
          <w:rPr>
            <w:noProof/>
            <w:webHidden/>
          </w:rPr>
          <w:fldChar w:fldCharType="begin"/>
        </w:r>
        <w:r w:rsidR="000A2790">
          <w:rPr>
            <w:noProof/>
            <w:webHidden/>
          </w:rPr>
          <w:instrText xml:space="preserve"> PAGEREF _Toc203640439 \h </w:instrText>
        </w:r>
        <w:r w:rsidR="000A2790">
          <w:rPr>
            <w:noProof/>
            <w:webHidden/>
          </w:rPr>
        </w:r>
        <w:r w:rsidR="000A2790">
          <w:rPr>
            <w:noProof/>
            <w:webHidden/>
          </w:rPr>
          <w:fldChar w:fldCharType="separate"/>
        </w:r>
        <w:r w:rsidR="000A2790">
          <w:rPr>
            <w:noProof/>
            <w:webHidden/>
          </w:rPr>
          <w:t>15</w:t>
        </w:r>
        <w:r w:rsidR="000A2790">
          <w:rPr>
            <w:noProof/>
            <w:webHidden/>
          </w:rPr>
          <w:fldChar w:fldCharType="end"/>
        </w:r>
      </w:hyperlink>
    </w:p>
    <w:p w14:paraId="25363A77" w14:textId="680658C5"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0" w:history="1">
        <w:r w:rsidR="000A2790" w:rsidRPr="00711FBC">
          <w:rPr>
            <w:rStyle w:val="Hyperlink"/>
            <w:noProof/>
          </w:rPr>
          <w:t>Figure 20 Searching transactions with title</w:t>
        </w:r>
        <w:r w:rsidR="000A2790">
          <w:rPr>
            <w:noProof/>
            <w:webHidden/>
          </w:rPr>
          <w:tab/>
        </w:r>
        <w:r w:rsidR="000A2790">
          <w:rPr>
            <w:noProof/>
            <w:webHidden/>
          </w:rPr>
          <w:fldChar w:fldCharType="begin"/>
        </w:r>
        <w:r w:rsidR="000A2790">
          <w:rPr>
            <w:noProof/>
            <w:webHidden/>
          </w:rPr>
          <w:instrText xml:space="preserve"> PAGEREF _Toc203640440 \h </w:instrText>
        </w:r>
        <w:r w:rsidR="000A2790">
          <w:rPr>
            <w:noProof/>
            <w:webHidden/>
          </w:rPr>
        </w:r>
        <w:r w:rsidR="000A2790">
          <w:rPr>
            <w:noProof/>
            <w:webHidden/>
          </w:rPr>
          <w:fldChar w:fldCharType="separate"/>
        </w:r>
        <w:r w:rsidR="000A2790">
          <w:rPr>
            <w:noProof/>
            <w:webHidden/>
          </w:rPr>
          <w:t>16</w:t>
        </w:r>
        <w:r w:rsidR="000A2790">
          <w:rPr>
            <w:noProof/>
            <w:webHidden/>
          </w:rPr>
          <w:fldChar w:fldCharType="end"/>
        </w:r>
      </w:hyperlink>
    </w:p>
    <w:p w14:paraId="2C6DA69F" w14:textId="0320E4D0"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1" w:history="1">
        <w:r w:rsidR="000A2790" w:rsidRPr="00711FBC">
          <w:rPr>
            <w:rStyle w:val="Hyperlink"/>
            <w:noProof/>
          </w:rPr>
          <w:t>Figure 21 Filtering through title</w:t>
        </w:r>
        <w:r w:rsidR="000A2790">
          <w:rPr>
            <w:noProof/>
            <w:webHidden/>
          </w:rPr>
          <w:tab/>
        </w:r>
        <w:r w:rsidR="000A2790">
          <w:rPr>
            <w:noProof/>
            <w:webHidden/>
          </w:rPr>
          <w:fldChar w:fldCharType="begin"/>
        </w:r>
        <w:r w:rsidR="000A2790">
          <w:rPr>
            <w:noProof/>
            <w:webHidden/>
          </w:rPr>
          <w:instrText xml:space="preserve"> PAGEREF _Toc203640441 \h </w:instrText>
        </w:r>
        <w:r w:rsidR="000A2790">
          <w:rPr>
            <w:noProof/>
            <w:webHidden/>
          </w:rPr>
        </w:r>
        <w:r w:rsidR="000A2790">
          <w:rPr>
            <w:noProof/>
            <w:webHidden/>
          </w:rPr>
          <w:fldChar w:fldCharType="separate"/>
        </w:r>
        <w:r w:rsidR="000A2790">
          <w:rPr>
            <w:noProof/>
            <w:webHidden/>
          </w:rPr>
          <w:t>16</w:t>
        </w:r>
        <w:r w:rsidR="000A2790">
          <w:rPr>
            <w:noProof/>
            <w:webHidden/>
          </w:rPr>
          <w:fldChar w:fldCharType="end"/>
        </w:r>
      </w:hyperlink>
    </w:p>
    <w:p w14:paraId="059DEEDE" w14:textId="77E4B99C"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2" w:history="1">
        <w:r w:rsidR="000A2790" w:rsidRPr="00711FBC">
          <w:rPr>
            <w:rStyle w:val="Hyperlink"/>
            <w:noProof/>
          </w:rPr>
          <w:t>Figure 22 Filtering through Debit and Amount</w:t>
        </w:r>
        <w:r w:rsidR="000A2790">
          <w:rPr>
            <w:noProof/>
            <w:webHidden/>
          </w:rPr>
          <w:tab/>
        </w:r>
        <w:r w:rsidR="000A2790">
          <w:rPr>
            <w:noProof/>
            <w:webHidden/>
          </w:rPr>
          <w:fldChar w:fldCharType="begin"/>
        </w:r>
        <w:r w:rsidR="000A2790">
          <w:rPr>
            <w:noProof/>
            <w:webHidden/>
          </w:rPr>
          <w:instrText xml:space="preserve"> PAGEREF _Toc203640442 \h </w:instrText>
        </w:r>
        <w:r w:rsidR="000A2790">
          <w:rPr>
            <w:noProof/>
            <w:webHidden/>
          </w:rPr>
        </w:r>
        <w:r w:rsidR="000A2790">
          <w:rPr>
            <w:noProof/>
            <w:webHidden/>
          </w:rPr>
          <w:fldChar w:fldCharType="separate"/>
        </w:r>
        <w:r w:rsidR="000A2790">
          <w:rPr>
            <w:noProof/>
            <w:webHidden/>
          </w:rPr>
          <w:t>17</w:t>
        </w:r>
        <w:r w:rsidR="000A2790">
          <w:rPr>
            <w:noProof/>
            <w:webHidden/>
          </w:rPr>
          <w:fldChar w:fldCharType="end"/>
        </w:r>
      </w:hyperlink>
    </w:p>
    <w:p w14:paraId="16E16A9B" w14:textId="0B627FBD"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3" w:history="1">
        <w:r w:rsidR="000A2790" w:rsidRPr="00711FBC">
          <w:rPr>
            <w:rStyle w:val="Hyperlink"/>
            <w:noProof/>
          </w:rPr>
          <w:t>Figure 23 Filtering through ascending date</w:t>
        </w:r>
        <w:r w:rsidR="000A2790">
          <w:rPr>
            <w:noProof/>
            <w:webHidden/>
          </w:rPr>
          <w:tab/>
        </w:r>
        <w:r w:rsidR="000A2790">
          <w:rPr>
            <w:noProof/>
            <w:webHidden/>
          </w:rPr>
          <w:fldChar w:fldCharType="begin"/>
        </w:r>
        <w:r w:rsidR="000A2790">
          <w:rPr>
            <w:noProof/>
            <w:webHidden/>
          </w:rPr>
          <w:instrText xml:space="preserve"> PAGEREF _Toc203640443 \h </w:instrText>
        </w:r>
        <w:r w:rsidR="000A2790">
          <w:rPr>
            <w:noProof/>
            <w:webHidden/>
          </w:rPr>
        </w:r>
        <w:r w:rsidR="000A2790">
          <w:rPr>
            <w:noProof/>
            <w:webHidden/>
          </w:rPr>
          <w:fldChar w:fldCharType="separate"/>
        </w:r>
        <w:r w:rsidR="000A2790">
          <w:rPr>
            <w:noProof/>
            <w:webHidden/>
          </w:rPr>
          <w:t>17</w:t>
        </w:r>
        <w:r w:rsidR="000A2790">
          <w:rPr>
            <w:noProof/>
            <w:webHidden/>
          </w:rPr>
          <w:fldChar w:fldCharType="end"/>
        </w:r>
      </w:hyperlink>
    </w:p>
    <w:p w14:paraId="60C37960" w14:textId="09717CA8"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4" w:history="1">
        <w:r w:rsidR="000A2790" w:rsidRPr="00711FBC">
          <w:rPr>
            <w:rStyle w:val="Hyperlink"/>
            <w:noProof/>
          </w:rPr>
          <w:t>Figure 24 Searching transactions by title</w:t>
        </w:r>
        <w:r w:rsidR="000A2790">
          <w:rPr>
            <w:noProof/>
            <w:webHidden/>
          </w:rPr>
          <w:tab/>
        </w:r>
        <w:r w:rsidR="000A2790">
          <w:rPr>
            <w:noProof/>
            <w:webHidden/>
          </w:rPr>
          <w:fldChar w:fldCharType="begin"/>
        </w:r>
        <w:r w:rsidR="000A2790">
          <w:rPr>
            <w:noProof/>
            <w:webHidden/>
          </w:rPr>
          <w:instrText xml:space="preserve"> PAGEREF _Toc203640444 \h </w:instrText>
        </w:r>
        <w:r w:rsidR="000A2790">
          <w:rPr>
            <w:noProof/>
            <w:webHidden/>
          </w:rPr>
        </w:r>
        <w:r w:rsidR="000A2790">
          <w:rPr>
            <w:noProof/>
            <w:webHidden/>
          </w:rPr>
          <w:fldChar w:fldCharType="separate"/>
        </w:r>
        <w:r w:rsidR="000A2790">
          <w:rPr>
            <w:noProof/>
            <w:webHidden/>
          </w:rPr>
          <w:t>18</w:t>
        </w:r>
        <w:r w:rsidR="000A2790">
          <w:rPr>
            <w:noProof/>
            <w:webHidden/>
          </w:rPr>
          <w:fldChar w:fldCharType="end"/>
        </w:r>
      </w:hyperlink>
    </w:p>
    <w:p w14:paraId="46143323" w14:textId="3F8208D2"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5" w:history="1">
        <w:r w:rsidR="000A2790" w:rsidRPr="00711FBC">
          <w:rPr>
            <w:rStyle w:val="Hyperlink"/>
            <w:noProof/>
          </w:rPr>
          <w:t>Figure 25 Total number of transactions</w:t>
        </w:r>
        <w:r w:rsidR="000A2790">
          <w:rPr>
            <w:noProof/>
            <w:webHidden/>
          </w:rPr>
          <w:tab/>
        </w:r>
        <w:r w:rsidR="000A2790">
          <w:rPr>
            <w:noProof/>
            <w:webHidden/>
          </w:rPr>
          <w:fldChar w:fldCharType="begin"/>
        </w:r>
        <w:r w:rsidR="000A2790">
          <w:rPr>
            <w:noProof/>
            <w:webHidden/>
          </w:rPr>
          <w:instrText xml:space="preserve"> PAGEREF _Toc203640445 \h </w:instrText>
        </w:r>
        <w:r w:rsidR="000A2790">
          <w:rPr>
            <w:noProof/>
            <w:webHidden/>
          </w:rPr>
        </w:r>
        <w:r w:rsidR="000A2790">
          <w:rPr>
            <w:noProof/>
            <w:webHidden/>
          </w:rPr>
          <w:fldChar w:fldCharType="separate"/>
        </w:r>
        <w:r w:rsidR="000A2790">
          <w:rPr>
            <w:noProof/>
            <w:webHidden/>
          </w:rPr>
          <w:t>19</w:t>
        </w:r>
        <w:r w:rsidR="000A2790">
          <w:rPr>
            <w:noProof/>
            <w:webHidden/>
          </w:rPr>
          <w:fldChar w:fldCharType="end"/>
        </w:r>
      </w:hyperlink>
    </w:p>
    <w:p w14:paraId="0FFAA8B3" w14:textId="14C499EA"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6" w:history="1">
        <w:r w:rsidR="000A2790" w:rsidRPr="00711FBC">
          <w:rPr>
            <w:rStyle w:val="Hyperlink"/>
            <w:noProof/>
          </w:rPr>
          <w:t>Figure 26 Total transaction types</w:t>
        </w:r>
        <w:r w:rsidR="000A2790">
          <w:rPr>
            <w:noProof/>
            <w:webHidden/>
          </w:rPr>
          <w:tab/>
        </w:r>
        <w:r w:rsidR="000A2790">
          <w:rPr>
            <w:noProof/>
            <w:webHidden/>
          </w:rPr>
          <w:fldChar w:fldCharType="begin"/>
        </w:r>
        <w:r w:rsidR="000A2790">
          <w:rPr>
            <w:noProof/>
            <w:webHidden/>
          </w:rPr>
          <w:instrText xml:space="preserve"> PAGEREF _Toc203640446 \h </w:instrText>
        </w:r>
        <w:r w:rsidR="000A2790">
          <w:rPr>
            <w:noProof/>
            <w:webHidden/>
          </w:rPr>
        </w:r>
        <w:r w:rsidR="000A2790">
          <w:rPr>
            <w:noProof/>
            <w:webHidden/>
          </w:rPr>
          <w:fldChar w:fldCharType="separate"/>
        </w:r>
        <w:r w:rsidR="000A2790">
          <w:rPr>
            <w:noProof/>
            <w:webHidden/>
          </w:rPr>
          <w:t>19</w:t>
        </w:r>
        <w:r w:rsidR="000A2790">
          <w:rPr>
            <w:noProof/>
            <w:webHidden/>
          </w:rPr>
          <w:fldChar w:fldCharType="end"/>
        </w:r>
      </w:hyperlink>
    </w:p>
    <w:p w14:paraId="1E268C7B" w14:textId="4068521F"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7" w:history="1">
        <w:r w:rsidR="000A2790" w:rsidRPr="00711FBC">
          <w:rPr>
            <w:rStyle w:val="Hyperlink"/>
            <w:noProof/>
          </w:rPr>
          <w:t>Figure 27 Debt transaction</w:t>
        </w:r>
        <w:r w:rsidR="000A2790">
          <w:rPr>
            <w:noProof/>
            <w:webHidden/>
          </w:rPr>
          <w:tab/>
        </w:r>
        <w:r w:rsidR="000A2790">
          <w:rPr>
            <w:noProof/>
            <w:webHidden/>
          </w:rPr>
          <w:fldChar w:fldCharType="begin"/>
        </w:r>
        <w:r w:rsidR="000A2790">
          <w:rPr>
            <w:noProof/>
            <w:webHidden/>
          </w:rPr>
          <w:instrText xml:space="preserve"> PAGEREF _Toc203640447 \h </w:instrText>
        </w:r>
        <w:r w:rsidR="000A2790">
          <w:rPr>
            <w:noProof/>
            <w:webHidden/>
          </w:rPr>
        </w:r>
        <w:r w:rsidR="000A2790">
          <w:rPr>
            <w:noProof/>
            <w:webHidden/>
          </w:rPr>
          <w:fldChar w:fldCharType="separate"/>
        </w:r>
        <w:r w:rsidR="000A2790">
          <w:rPr>
            <w:noProof/>
            <w:webHidden/>
          </w:rPr>
          <w:t>19</w:t>
        </w:r>
        <w:r w:rsidR="000A2790">
          <w:rPr>
            <w:noProof/>
            <w:webHidden/>
          </w:rPr>
          <w:fldChar w:fldCharType="end"/>
        </w:r>
      </w:hyperlink>
    </w:p>
    <w:p w14:paraId="47E82007" w14:textId="2F808BD9"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8" w:history="1">
        <w:r w:rsidR="000A2790" w:rsidRPr="00711FBC">
          <w:rPr>
            <w:rStyle w:val="Hyperlink"/>
            <w:noProof/>
          </w:rPr>
          <w:t>Figure 28 Credit transaction</w:t>
        </w:r>
        <w:r w:rsidR="000A2790">
          <w:rPr>
            <w:noProof/>
            <w:webHidden/>
          </w:rPr>
          <w:tab/>
        </w:r>
        <w:r w:rsidR="000A2790">
          <w:rPr>
            <w:noProof/>
            <w:webHidden/>
          </w:rPr>
          <w:fldChar w:fldCharType="begin"/>
        </w:r>
        <w:r w:rsidR="000A2790">
          <w:rPr>
            <w:noProof/>
            <w:webHidden/>
          </w:rPr>
          <w:instrText xml:space="preserve"> PAGEREF _Toc203640448 \h </w:instrText>
        </w:r>
        <w:r w:rsidR="000A2790">
          <w:rPr>
            <w:noProof/>
            <w:webHidden/>
          </w:rPr>
        </w:r>
        <w:r w:rsidR="000A2790">
          <w:rPr>
            <w:noProof/>
            <w:webHidden/>
          </w:rPr>
          <w:fldChar w:fldCharType="separate"/>
        </w:r>
        <w:r w:rsidR="000A2790">
          <w:rPr>
            <w:noProof/>
            <w:webHidden/>
          </w:rPr>
          <w:t>19</w:t>
        </w:r>
        <w:r w:rsidR="000A2790">
          <w:rPr>
            <w:noProof/>
            <w:webHidden/>
          </w:rPr>
          <w:fldChar w:fldCharType="end"/>
        </w:r>
      </w:hyperlink>
    </w:p>
    <w:p w14:paraId="2F21821D" w14:textId="402119D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49" w:history="1">
        <w:r w:rsidR="000A2790" w:rsidRPr="00711FBC">
          <w:rPr>
            <w:rStyle w:val="Hyperlink"/>
            <w:noProof/>
          </w:rPr>
          <w:t>Figure 29 Debit transaction</w:t>
        </w:r>
        <w:r w:rsidR="000A2790">
          <w:rPr>
            <w:noProof/>
            <w:webHidden/>
          </w:rPr>
          <w:tab/>
        </w:r>
        <w:r w:rsidR="000A2790">
          <w:rPr>
            <w:noProof/>
            <w:webHidden/>
          </w:rPr>
          <w:fldChar w:fldCharType="begin"/>
        </w:r>
        <w:r w:rsidR="000A2790">
          <w:rPr>
            <w:noProof/>
            <w:webHidden/>
          </w:rPr>
          <w:instrText xml:space="preserve"> PAGEREF _Toc203640449 \h </w:instrText>
        </w:r>
        <w:r w:rsidR="000A2790">
          <w:rPr>
            <w:noProof/>
            <w:webHidden/>
          </w:rPr>
        </w:r>
        <w:r w:rsidR="000A2790">
          <w:rPr>
            <w:noProof/>
            <w:webHidden/>
          </w:rPr>
          <w:fldChar w:fldCharType="separate"/>
        </w:r>
        <w:r w:rsidR="000A2790">
          <w:rPr>
            <w:noProof/>
            <w:webHidden/>
          </w:rPr>
          <w:t>19</w:t>
        </w:r>
        <w:r w:rsidR="000A2790">
          <w:rPr>
            <w:noProof/>
            <w:webHidden/>
          </w:rPr>
          <w:fldChar w:fldCharType="end"/>
        </w:r>
      </w:hyperlink>
    </w:p>
    <w:p w14:paraId="338956A5" w14:textId="7B87153B"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0" w:history="1">
        <w:r w:rsidR="000A2790" w:rsidRPr="00711FBC">
          <w:rPr>
            <w:rStyle w:val="Hyperlink"/>
            <w:noProof/>
          </w:rPr>
          <w:t>Figure 30 displaying of total inflows, outflows, debt, cleared debt and remaining debts</w:t>
        </w:r>
        <w:r w:rsidR="000A2790">
          <w:rPr>
            <w:noProof/>
            <w:webHidden/>
          </w:rPr>
          <w:tab/>
        </w:r>
        <w:r w:rsidR="000A2790">
          <w:rPr>
            <w:noProof/>
            <w:webHidden/>
          </w:rPr>
          <w:fldChar w:fldCharType="begin"/>
        </w:r>
        <w:r w:rsidR="000A2790">
          <w:rPr>
            <w:noProof/>
            <w:webHidden/>
          </w:rPr>
          <w:instrText xml:space="preserve"> PAGEREF _Toc203640450 \h </w:instrText>
        </w:r>
        <w:r w:rsidR="000A2790">
          <w:rPr>
            <w:noProof/>
            <w:webHidden/>
          </w:rPr>
        </w:r>
        <w:r w:rsidR="000A2790">
          <w:rPr>
            <w:noProof/>
            <w:webHidden/>
          </w:rPr>
          <w:fldChar w:fldCharType="separate"/>
        </w:r>
        <w:r w:rsidR="000A2790">
          <w:rPr>
            <w:noProof/>
            <w:webHidden/>
          </w:rPr>
          <w:t>20</w:t>
        </w:r>
        <w:r w:rsidR="000A2790">
          <w:rPr>
            <w:noProof/>
            <w:webHidden/>
          </w:rPr>
          <w:fldChar w:fldCharType="end"/>
        </w:r>
      </w:hyperlink>
    </w:p>
    <w:p w14:paraId="36CDD60D" w14:textId="3DCC8C29"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1" w:history="1">
        <w:r w:rsidR="000A2790" w:rsidRPr="00711FBC">
          <w:rPr>
            <w:rStyle w:val="Hyperlink"/>
            <w:noProof/>
          </w:rPr>
          <w:t>Figure 31 Total number of transactions on different types</w:t>
        </w:r>
        <w:r w:rsidR="000A2790">
          <w:rPr>
            <w:noProof/>
            <w:webHidden/>
          </w:rPr>
          <w:tab/>
        </w:r>
        <w:r w:rsidR="000A2790">
          <w:rPr>
            <w:noProof/>
            <w:webHidden/>
          </w:rPr>
          <w:fldChar w:fldCharType="begin"/>
        </w:r>
        <w:r w:rsidR="000A2790">
          <w:rPr>
            <w:noProof/>
            <w:webHidden/>
          </w:rPr>
          <w:instrText xml:space="preserve"> PAGEREF _Toc203640451 \h </w:instrText>
        </w:r>
        <w:r w:rsidR="000A2790">
          <w:rPr>
            <w:noProof/>
            <w:webHidden/>
          </w:rPr>
        </w:r>
        <w:r w:rsidR="000A2790">
          <w:rPr>
            <w:noProof/>
            <w:webHidden/>
          </w:rPr>
          <w:fldChar w:fldCharType="separate"/>
        </w:r>
        <w:r w:rsidR="000A2790">
          <w:rPr>
            <w:noProof/>
            <w:webHidden/>
          </w:rPr>
          <w:t>20</w:t>
        </w:r>
        <w:r w:rsidR="000A2790">
          <w:rPr>
            <w:noProof/>
            <w:webHidden/>
          </w:rPr>
          <w:fldChar w:fldCharType="end"/>
        </w:r>
      </w:hyperlink>
    </w:p>
    <w:p w14:paraId="11998FF6" w14:textId="745544E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2" w:history="1">
        <w:r w:rsidR="000A2790" w:rsidRPr="00711FBC">
          <w:rPr>
            <w:rStyle w:val="Hyperlink"/>
            <w:noProof/>
          </w:rPr>
          <w:t>Figure 32 Highest and lowest transactions</w:t>
        </w:r>
        <w:r w:rsidR="000A2790">
          <w:rPr>
            <w:noProof/>
            <w:webHidden/>
          </w:rPr>
          <w:tab/>
        </w:r>
        <w:r w:rsidR="000A2790">
          <w:rPr>
            <w:noProof/>
            <w:webHidden/>
          </w:rPr>
          <w:fldChar w:fldCharType="begin"/>
        </w:r>
        <w:r w:rsidR="000A2790">
          <w:rPr>
            <w:noProof/>
            <w:webHidden/>
          </w:rPr>
          <w:instrText xml:space="preserve"> PAGEREF _Toc203640452 \h </w:instrText>
        </w:r>
        <w:r w:rsidR="000A2790">
          <w:rPr>
            <w:noProof/>
            <w:webHidden/>
          </w:rPr>
        </w:r>
        <w:r w:rsidR="000A2790">
          <w:rPr>
            <w:noProof/>
            <w:webHidden/>
          </w:rPr>
          <w:fldChar w:fldCharType="separate"/>
        </w:r>
        <w:r w:rsidR="000A2790">
          <w:rPr>
            <w:noProof/>
            <w:webHidden/>
          </w:rPr>
          <w:t>21</w:t>
        </w:r>
        <w:r w:rsidR="000A2790">
          <w:rPr>
            <w:noProof/>
            <w:webHidden/>
          </w:rPr>
          <w:fldChar w:fldCharType="end"/>
        </w:r>
      </w:hyperlink>
    </w:p>
    <w:p w14:paraId="4B347EAC" w14:textId="072289F3"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3" w:history="1">
        <w:r w:rsidR="000A2790" w:rsidRPr="00711FBC">
          <w:rPr>
            <w:rStyle w:val="Hyperlink"/>
            <w:noProof/>
          </w:rPr>
          <w:t>Figure 33 All transactions in the particular date</w:t>
        </w:r>
        <w:r w:rsidR="000A2790">
          <w:rPr>
            <w:noProof/>
            <w:webHidden/>
          </w:rPr>
          <w:tab/>
        </w:r>
        <w:r w:rsidR="000A2790">
          <w:rPr>
            <w:noProof/>
            <w:webHidden/>
          </w:rPr>
          <w:fldChar w:fldCharType="begin"/>
        </w:r>
        <w:r w:rsidR="000A2790">
          <w:rPr>
            <w:noProof/>
            <w:webHidden/>
          </w:rPr>
          <w:instrText xml:space="preserve"> PAGEREF _Toc203640453 \h </w:instrText>
        </w:r>
        <w:r w:rsidR="000A2790">
          <w:rPr>
            <w:noProof/>
            <w:webHidden/>
          </w:rPr>
        </w:r>
        <w:r w:rsidR="000A2790">
          <w:rPr>
            <w:noProof/>
            <w:webHidden/>
          </w:rPr>
          <w:fldChar w:fldCharType="separate"/>
        </w:r>
        <w:r w:rsidR="000A2790">
          <w:rPr>
            <w:noProof/>
            <w:webHidden/>
          </w:rPr>
          <w:t>21</w:t>
        </w:r>
        <w:r w:rsidR="000A2790">
          <w:rPr>
            <w:noProof/>
            <w:webHidden/>
          </w:rPr>
          <w:fldChar w:fldCharType="end"/>
        </w:r>
      </w:hyperlink>
    </w:p>
    <w:p w14:paraId="37EC7011" w14:textId="0ED42A72"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4" w:history="1">
        <w:r w:rsidR="000A2790" w:rsidRPr="00711FBC">
          <w:rPr>
            <w:rStyle w:val="Hyperlink"/>
            <w:noProof/>
          </w:rPr>
          <w:t>Figure 34 Pending debts in dashboard</w:t>
        </w:r>
        <w:r w:rsidR="000A2790">
          <w:rPr>
            <w:noProof/>
            <w:webHidden/>
          </w:rPr>
          <w:tab/>
        </w:r>
        <w:r w:rsidR="000A2790">
          <w:rPr>
            <w:noProof/>
            <w:webHidden/>
          </w:rPr>
          <w:fldChar w:fldCharType="begin"/>
        </w:r>
        <w:r w:rsidR="000A2790">
          <w:rPr>
            <w:noProof/>
            <w:webHidden/>
          </w:rPr>
          <w:instrText xml:space="preserve"> PAGEREF _Toc203640454 \h </w:instrText>
        </w:r>
        <w:r w:rsidR="000A2790">
          <w:rPr>
            <w:noProof/>
            <w:webHidden/>
          </w:rPr>
        </w:r>
        <w:r w:rsidR="000A2790">
          <w:rPr>
            <w:noProof/>
            <w:webHidden/>
          </w:rPr>
          <w:fldChar w:fldCharType="separate"/>
        </w:r>
        <w:r w:rsidR="000A2790">
          <w:rPr>
            <w:noProof/>
            <w:webHidden/>
          </w:rPr>
          <w:t>22</w:t>
        </w:r>
        <w:r w:rsidR="000A2790">
          <w:rPr>
            <w:noProof/>
            <w:webHidden/>
          </w:rPr>
          <w:fldChar w:fldCharType="end"/>
        </w:r>
      </w:hyperlink>
    </w:p>
    <w:p w14:paraId="0493FF04" w14:textId="7116141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5" w:history="1">
        <w:r w:rsidR="000A2790" w:rsidRPr="00711FBC">
          <w:rPr>
            <w:rStyle w:val="Hyperlink"/>
            <w:noProof/>
          </w:rPr>
          <w:t>Figure 35 Dashboard with specified time range</w:t>
        </w:r>
        <w:r w:rsidR="000A2790">
          <w:rPr>
            <w:noProof/>
            <w:webHidden/>
          </w:rPr>
          <w:tab/>
        </w:r>
        <w:r w:rsidR="000A2790">
          <w:rPr>
            <w:noProof/>
            <w:webHidden/>
          </w:rPr>
          <w:fldChar w:fldCharType="begin"/>
        </w:r>
        <w:r w:rsidR="000A2790">
          <w:rPr>
            <w:noProof/>
            <w:webHidden/>
          </w:rPr>
          <w:instrText xml:space="preserve"> PAGEREF _Toc203640455 \h </w:instrText>
        </w:r>
        <w:r w:rsidR="000A2790">
          <w:rPr>
            <w:noProof/>
            <w:webHidden/>
          </w:rPr>
        </w:r>
        <w:r w:rsidR="000A2790">
          <w:rPr>
            <w:noProof/>
            <w:webHidden/>
          </w:rPr>
          <w:fldChar w:fldCharType="separate"/>
        </w:r>
        <w:r w:rsidR="000A2790">
          <w:rPr>
            <w:noProof/>
            <w:webHidden/>
          </w:rPr>
          <w:t>23</w:t>
        </w:r>
        <w:r w:rsidR="000A2790">
          <w:rPr>
            <w:noProof/>
            <w:webHidden/>
          </w:rPr>
          <w:fldChar w:fldCharType="end"/>
        </w:r>
      </w:hyperlink>
    </w:p>
    <w:p w14:paraId="3CAAF0D4" w14:textId="0EEEFAA2"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6" w:history="1">
        <w:r w:rsidR="000A2790" w:rsidRPr="00711FBC">
          <w:rPr>
            <w:rStyle w:val="Hyperlink"/>
            <w:noProof/>
          </w:rPr>
          <w:t>Figure 36 Login to the system</w:t>
        </w:r>
        <w:r w:rsidR="000A2790">
          <w:rPr>
            <w:noProof/>
            <w:webHidden/>
          </w:rPr>
          <w:tab/>
        </w:r>
        <w:r w:rsidR="000A2790">
          <w:rPr>
            <w:noProof/>
            <w:webHidden/>
          </w:rPr>
          <w:fldChar w:fldCharType="begin"/>
        </w:r>
        <w:r w:rsidR="000A2790">
          <w:rPr>
            <w:noProof/>
            <w:webHidden/>
          </w:rPr>
          <w:instrText xml:space="preserve"> PAGEREF _Toc203640456 \h </w:instrText>
        </w:r>
        <w:r w:rsidR="000A2790">
          <w:rPr>
            <w:noProof/>
            <w:webHidden/>
          </w:rPr>
        </w:r>
        <w:r w:rsidR="000A2790">
          <w:rPr>
            <w:noProof/>
            <w:webHidden/>
          </w:rPr>
          <w:fldChar w:fldCharType="separate"/>
        </w:r>
        <w:r w:rsidR="000A2790">
          <w:rPr>
            <w:noProof/>
            <w:webHidden/>
          </w:rPr>
          <w:t>24</w:t>
        </w:r>
        <w:r w:rsidR="000A2790">
          <w:rPr>
            <w:noProof/>
            <w:webHidden/>
          </w:rPr>
          <w:fldChar w:fldCharType="end"/>
        </w:r>
      </w:hyperlink>
    </w:p>
    <w:p w14:paraId="04E5CD96" w14:textId="0CC53BE7"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7" w:history="1">
        <w:r w:rsidR="000A2790" w:rsidRPr="00711FBC">
          <w:rPr>
            <w:rStyle w:val="Hyperlink"/>
            <w:noProof/>
          </w:rPr>
          <w:t>Figure 37 Register in the system</w:t>
        </w:r>
        <w:r w:rsidR="000A2790">
          <w:rPr>
            <w:noProof/>
            <w:webHidden/>
          </w:rPr>
          <w:tab/>
        </w:r>
        <w:r w:rsidR="000A2790">
          <w:rPr>
            <w:noProof/>
            <w:webHidden/>
          </w:rPr>
          <w:fldChar w:fldCharType="begin"/>
        </w:r>
        <w:r w:rsidR="000A2790">
          <w:rPr>
            <w:noProof/>
            <w:webHidden/>
          </w:rPr>
          <w:instrText xml:space="preserve"> PAGEREF _Toc203640457 \h </w:instrText>
        </w:r>
        <w:r w:rsidR="000A2790">
          <w:rPr>
            <w:noProof/>
            <w:webHidden/>
          </w:rPr>
        </w:r>
        <w:r w:rsidR="000A2790">
          <w:rPr>
            <w:noProof/>
            <w:webHidden/>
          </w:rPr>
          <w:fldChar w:fldCharType="separate"/>
        </w:r>
        <w:r w:rsidR="000A2790">
          <w:rPr>
            <w:noProof/>
            <w:webHidden/>
          </w:rPr>
          <w:t>24</w:t>
        </w:r>
        <w:r w:rsidR="000A2790">
          <w:rPr>
            <w:noProof/>
            <w:webHidden/>
          </w:rPr>
          <w:fldChar w:fldCharType="end"/>
        </w:r>
      </w:hyperlink>
    </w:p>
    <w:p w14:paraId="7F0C9B6D" w14:textId="6C9A15CC"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8" w:history="1">
        <w:r w:rsidR="000A2790" w:rsidRPr="00711FBC">
          <w:rPr>
            <w:rStyle w:val="Hyperlink"/>
            <w:noProof/>
          </w:rPr>
          <w:t>Figure 38 Login Screen</w:t>
        </w:r>
        <w:r w:rsidR="000A2790">
          <w:rPr>
            <w:noProof/>
            <w:webHidden/>
          </w:rPr>
          <w:tab/>
        </w:r>
        <w:r w:rsidR="000A2790">
          <w:rPr>
            <w:noProof/>
            <w:webHidden/>
          </w:rPr>
          <w:fldChar w:fldCharType="begin"/>
        </w:r>
        <w:r w:rsidR="000A2790">
          <w:rPr>
            <w:noProof/>
            <w:webHidden/>
          </w:rPr>
          <w:instrText xml:space="preserve"> PAGEREF _Toc203640458 \h </w:instrText>
        </w:r>
        <w:r w:rsidR="000A2790">
          <w:rPr>
            <w:noProof/>
            <w:webHidden/>
          </w:rPr>
        </w:r>
        <w:r w:rsidR="000A2790">
          <w:rPr>
            <w:noProof/>
            <w:webHidden/>
          </w:rPr>
          <w:fldChar w:fldCharType="separate"/>
        </w:r>
        <w:r w:rsidR="000A2790">
          <w:rPr>
            <w:noProof/>
            <w:webHidden/>
          </w:rPr>
          <w:t>25</w:t>
        </w:r>
        <w:r w:rsidR="000A2790">
          <w:rPr>
            <w:noProof/>
            <w:webHidden/>
          </w:rPr>
          <w:fldChar w:fldCharType="end"/>
        </w:r>
      </w:hyperlink>
    </w:p>
    <w:p w14:paraId="21B39DAF" w14:textId="36730F17"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59" w:history="1">
        <w:r w:rsidR="000A2790" w:rsidRPr="00711FBC">
          <w:rPr>
            <w:rStyle w:val="Hyperlink"/>
            <w:noProof/>
          </w:rPr>
          <w:t>Figure 39 Registration Page</w:t>
        </w:r>
        <w:r w:rsidR="000A2790">
          <w:rPr>
            <w:noProof/>
            <w:webHidden/>
          </w:rPr>
          <w:tab/>
        </w:r>
        <w:r w:rsidR="000A2790">
          <w:rPr>
            <w:noProof/>
            <w:webHidden/>
          </w:rPr>
          <w:fldChar w:fldCharType="begin"/>
        </w:r>
        <w:r w:rsidR="000A2790">
          <w:rPr>
            <w:noProof/>
            <w:webHidden/>
          </w:rPr>
          <w:instrText xml:space="preserve"> PAGEREF _Toc203640459 \h </w:instrText>
        </w:r>
        <w:r w:rsidR="000A2790">
          <w:rPr>
            <w:noProof/>
            <w:webHidden/>
          </w:rPr>
        </w:r>
        <w:r w:rsidR="000A2790">
          <w:rPr>
            <w:noProof/>
            <w:webHidden/>
          </w:rPr>
          <w:fldChar w:fldCharType="separate"/>
        </w:r>
        <w:r w:rsidR="000A2790">
          <w:rPr>
            <w:noProof/>
            <w:webHidden/>
          </w:rPr>
          <w:t>26</w:t>
        </w:r>
        <w:r w:rsidR="000A2790">
          <w:rPr>
            <w:noProof/>
            <w:webHidden/>
          </w:rPr>
          <w:fldChar w:fldCharType="end"/>
        </w:r>
      </w:hyperlink>
    </w:p>
    <w:p w14:paraId="02B50A6F" w14:textId="4D309D65"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0" w:history="1">
        <w:r w:rsidR="000A2790" w:rsidRPr="00711FBC">
          <w:rPr>
            <w:rStyle w:val="Hyperlink"/>
            <w:noProof/>
          </w:rPr>
          <w:t>Figure 40 User profile page</w:t>
        </w:r>
        <w:r w:rsidR="000A2790">
          <w:rPr>
            <w:noProof/>
            <w:webHidden/>
          </w:rPr>
          <w:tab/>
        </w:r>
        <w:r w:rsidR="000A2790">
          <w:rPr>
            <w:noProof/>
            <w:webHidden/>
          </w:rPr>
          <w:fldChar w:fldCharType="begin"/>
        </w:r>
        <w:r w:rsidR="000A2790">
          <w:rPr>
            <w:noProof/>
            <w:webHidden/>
          </w:rPr>
          <w:instrText xml:space="preserve"> PAGEREF _Toc203640460 \h </w:instrText>
        </w:r>
        <w:r w:rsidR="000A2790">
          <w:rPr>
            <w:noProof/>
            <w:webHidden/>
          </w:rPr>
        </w:r>
        <w:r w:rsidR="000A2790">
          <w:rPr>
            <w:noProof/>
            <w:webHidden/>
          </w:rPr>
          <w:fldChar w:fldCharType="separate"/>
        </w:r>
        <w:r w:rsidR="000A2790">
          <w:rPr>
            <w:noProof/>
            <w:webHidden/>
          </w:rPr>
          <w:t>27</w:t>
        </w:r>
        <w:r w:rsidR="000A2790">
          <w:rPr>
            <w:noProof/>
            <w:webHidden/>
          </w:rPr>
          <w:fldChar w:fldCharType="end"/>
        </w:r>
      </w:hyperlink>
    </w:p>
    <w:p w14:paraId="765DFF37" w14:textId="7A43F7E9"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1" w:history="1">
        <w:r w:rsidR="000A2790" w:rsidRPr="00711FBC">
          <w:rPr>
            <w:rStyle w:val="Hyperlink"/>
            <w:noProof/>
          </w:rPr>
          <w:t>Figure 41 Dashboard Page</w:t>
        </w:r>
        <w:r w:rsidR="000A2790">
          <w:rPr>
            <w:noProof/>
            <w:webHidden/>
          </w:rPr>
          <w:tab/>
        </w:r>
        <w:r w:rsidR="000A2790">
          <w:rPr>
            <w:noProof/>
            <w:webHidden/>
          </w:rPr>
          <w:fldChar w:fldCharType="begin"/>
        </w:r>
        <w:r w:rsidR="000A2790">
          <w:rPr>
            <w:noProof/>
            <w:webHidden/>
          </w:rPr>
          <w:instrText xml:space="preserve"> PAGEREF _Toc203640461 \h </w:instrText>
        </w:r>
        <w:r w:rsidR="000A2790">
          <w:rPr>
            <w:noProof/>
            <w:webHidden/>
          </w:rPr>
        </w:r>
        <w:r w:rsidR="000A2790">
          <w:rPr>
            <w:noProof/>
            <w:webHidden/>
          </w:rPr>
          <w:fldChar w:fldCharType="separate"/>
        </w:r>
        <w:r w:rsidR="000A2790">
          <w:rPr>
            <w:noProof/>
            <w:webHidden/>
          </w:rPr>
          <w:t>28</w:t>
        </w:r>
        <w:r w:rsidR="000A2790">
          <w:rPr>
            <w:noProof/>
            <w:webHidden/>
          </w:rPr>
          <w:fldChar w:fldCharType="end"/>
        </w:r>
      </w:hyperlink>
    </w:p>
    <w:p w14:paraId="0F14D859" w14:textId="30EC441B"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2" w:history="1">
        <w:r w:rsidR="000A2790" w:rsidRPr="00711FBC">
          <w:rPr>
            <w:rStyle w:val="Hyperlink"/>
            <w:noProof/>
          </w:rPr>
          <w:t>Figure 42 Continued Dashboard</w:t>
        </w:r>
        <w:r w:rsidR="000A2790">
          <w:rPr>
            <w:noProof/>
            <w:webHidden/>
          </w:rPr>
          <w:tab/>
        </w:r>
        <w:r w:rsidR="000A2790">
          <w:rPr>
            <w:noProof/>
            <w:webHidden/>
          </w:rPr>
          <w:fldChar w:fldCharType="begin"/>
        </w:r>
        <w:r w:rsidR="000A2790">
          <w:rPr>
            <w:noProof/>
            <w:webHidden/>
          </w:rPr>
          <w:instrText xml:space="preserve"> PAGEREF _Toc203640462 \h </w:instrText>
        </w:r>
        <w:r w:rsidR="000A2790">
          <w:rPr>
            <w:noProof/>
            <w:webHidden/>
          </w:rPr>
        </w:r>
        <w:r w:rsidR="000A2790">
          <w:rPr>
            <w:noProof/>
            <w:webHidden/>
          </w:rPr>
          <w:fldChar w:fldCharType="separate"/>
        </w:r>
        <w:r w:rsidR="000A2790">
          <w:rPr>
            <w:noProof/>
            <w:webHidden/>
          </w:rPr>
          <w:t>29</w:t>
        </w:r>
        <w:r w:rsidR="000A2790">
          <w:rPr>
            <w:noProof/>
            <w:webHidden/>
          </w:rPr>
          <w:fldChar w:fldCharType="end"/>
        </w:r>
      </w:hyperlink>
    </w:p>
    <w:p w14:paraId="2DBC8003" w14:textId="5E87957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3" w:history="1">
        <w:r w:rsidR="000A2790" w:rsidRPr="00711FBC">
          <w:rPr>
            <w:rStyle w:val="Hyperlink"/>
            <w:noProof/>
          </w:rPr>
          <w:t>Figure 43 Example of ERD</w:t>
        </w:r>
        <w:r w:rsidR="000A2790">
          <w:rPr>
            <w:noProof/>
            <w:webHidden/>
          </w:rPr>
          <w:tab/>
        </w:r>
        <w:r w:rsidR="000A2790">
          <w:rPr>
            <w:noProof/>
            <w:webHidden/>
          </w:rPr>
          <w:fldChar w:fldCharType="begin"/>
        </w:r>
        <w:r w:rsidR="000A2790">
          <w:rPr>
            <w:noProof/>
            <w:webHidden/>
          </w:rPr>
          <w:instrText xml:space="preserve"> PAGEREF _Toc203640463 \h </w:instrText>
        </w:r>
        <w:r w:rsidR="000A2790">
          <w:rPr>
            <w:noProof/>
            <w:webHidden/>
          </w:rPr>
        </w:r>
        <w:r w:rsidR="000A2790">
          <w:rPr>
            <w:noProof/>
            <w:webHidden/>
          </w:rPr>
          <w:fldChar w:fldCharType="separate"/>
        </w:r>
        <w:r w:rsidR="000A2790">
          <w:rPr>
            <w:noProof/>
            <w:webHidden/>
          </w:rPr>
          <w:t>32</w:t>
        </w:r>
        <w:r w:rsidR="000A2790">
          <w:rPr>
            <w:noProof/>
            <w:webHidden/>
          </w:rPr>
          <w:fldChar w:fldCharType="end"/>
        </w:r>
      </w:hyperlink>
    </w:p>
    <w:p w14:paraId="3387B6FA" w14:textId="3E86F7E8"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4" w:history="1">
        <w:r w:rsidR="000A2790" w:rsidRPr="00711FBC">
          <w:rPr>
            <w:rStyle w:val="Hyperlink"/>
            <w:noProof/>
          </w:rPr>
          <w:t>Figure 44 ERD of Finance Tracker</w:t>
        </w:r>
        <w:r w:rsidR="000A2790">
          <w:rPr>
            <w:noProof/>
            <w:webHidden/>
          </w:rPr>
          <w:tab/>
        </w:r>
        <w:r w:rsidR="000A2790">
          <w:rPr>
            <w:noProof/>
            <w:webHidden/>
          </w:rPr>
          <w:fldChar w:fldCharType="begin"/>
        </w:r>
        <w:r w:rsidR="000A2790">
          <w:rPr>
            <w:noProof/>
            <w:webHidden/>
          </w:rPr>
          <w:instrText xml:space="preserve"> PAGEREF _Toc203640464 \h </w:instrText>
        </w:r>
        <w:r w:rsidR="000A2790">
          <w:rPr>
            <w:noProof/>
            <w:webHidden/>
          </w:rPr>
        </w:r>
        <w:r w:rsidR="000A2790">
          <w:rPr>
            <w:noProof/>
            <w:webHidden/>
          </w:rPr>
          <w:fldChar w:fldCharType="separate"/>
        </w:r>
        <w:r w:rsidR="000A2790">
          <w:rPr>
            <w:noProof/>
            <w:webHidden/>
          </w:rPr>
          <w:t>33</w:t>
        </w:r>
        <w:r w:rsidR="000A2790">
          <w:rPr>
            <w:noProof/>
            <w:webHidden/>
          </w:rPr>
          <w:fldChar w:fldCharType="end"/>
        </w:r>
      </w:hyperlink>
    </w:p>
    <w:p w14:paraId="78835E06" w14:textId="49E10862"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5" w:history="1">
        <w:r w:rsidR="000A2790" w:rsidRPr="00711FBC">
          <w:rPr>
            <w:rStyle w:val="Hyperlink"/>
            <w:noProof/>
          </w:rPr>
          <w:t>Figure 45 Use case diagram</w:t>
        </w:r>
        <w:r w:rsidR="000A2790">
          <w:rPr>
            <w:noProof/>
            <w:webHidden/>
          </w:rPr>
          <w:tab/>
        </w:r>
        <w:r w:rsidR="000A2790">
          <w:rPr>
            <w:noProof/>
            <w:webHidden/>
          </w:rPr>
          <w:fldChar w:fldCharType="begin"/>
        </w:r>
        <w:r w:rsidR="000A2790">
          <w:rPr>
            <w:noProof/>
            <w:webHidden/>
          </w:rPr>
          <w:instrText xml:space="preserve"> PAGEREF _Toc203640465 \h </w:instrText>
        </w:r>
        <w:r w:rsidR="000A2790">
          <w:rPr>
            <w:noProof/>
            <w:webHidden/>
          </w:rPr>
        </w:r>
        <w:r w:rsidR="000A2790">
          <w:rPr>
            <w:noProof/>
            <w:webHidden/>
          </w:rPr>
          <w:fldChar w:fldCharType="separate"/>
        </w:r>
        <w:r w:rsidR="000A2790">
          <w:rPr>
            <w:noProof/>
            <w:webHidden/>
          </w:rPr>
          <w:t>34</w:t>
        </w:r>
        <w:r w:rsidR="000A2790">
          <w:rPr>
            <w:noProof/>
            <w:webHidden/>
          </w:rPr>
          <w:fldChar w:fldCharType="end"/>
        </w:r>
      </w:hyperlink>
    </w:p>
    <w:p w14:paraId="62BAF7C6" w14:textId="7EF15240"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6" w:history="1">
        <w:r w:rsidR="000A2790" w:rsidRPr="00711FBC">
          <w:rPr>
            <w:rStyle w:val="Hyperlink"/>
            <w:noProof/>
          </w:rPr>
          <w:t>Figure 46 Use case diagram</w:t>
        </w:r>
        <w:r w:rsidR="000A2790">
          <w:rPr>
            <w:noProof/>
            <w:webHidden/>
          </w:rPr>
          <w:tab/>
        </w:r>
        <w:r w:rsidR="000A2790">
          <w:rPr>
            <w:noProof/>
            <w:webHidden/>
          </w:rPr>
          <w:fldChar w:fldCharType="begin"/>
        </w:r>
        <w:r w:rsidR="000A2790">
          <w:rPr>
            <w:noProof/>
            <w:webHidden/>
          </w:rPr>
          <w:instrText xml:space="preserve"> PAGEREF _Toc203640466 \h </w:instrText>
        </w:r>
        <w:r w:rsidR="000A2790">
          <w:rPr>
            <w:noProof/>
            <w:webHidden/>
          </w:rPr>
        </w:r>
        <w:r w:rsidR="000A2790">
          <w:rPr>
            <w:noProof/>
            <w:webHidden/>
          </w:rPr>
          <w:fldChar w:fldCharType="separate"/>
        </w:r>
        <w:r w:rsidR="000A2790">
          <w:rPr>
            <w:noProof/>
            <w:webHidden/>
          </w:rPr>
          <w:t>35</w:t>
        </w:r>
        <w:r w:rsidR="000A2790">
          <w:rPr>
            <w:noProof/>
            <w:webHidden/>
          </w:rPr>
          <w:fldChar w:fldCharType="end"/>
        </w:r>
      </w:hyperlink>
    </w:p>
    <w:p w14:paraId="39C060D7" w14:textId="40F1DF55"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7" w:history="1">
        <w:r w:rsidR="000A2790" w:rsidRPr="00711FBC">
          <w:rPr>
            <w:rStyle w:val="Hyperlink"/>
            <w:noProof/>
          </w:rPr>
          <w:t>Figure 47 Example of class diagram</w:t>
        </w:r>
        <w:r w:rsidR="000A2790">
          <w:rPr>
            <w:noProof/>
            <w:webHidden/>
          </w:rPr>
          <w:tab/>
        </w:r>
        <w:r w:rsidR="000A2790">
          <w:rPr>
            <w:noProof/>
            <w:webHidden/>
          </w:rPr>
          <w:fldChar w:fldCharType="begin"/>
        </w:r>
        <w:r w:rsidR="000A2790">
          <w:rPr>
            <w:noProof/>
            <w:webHidden/>
          </w:rPr>
          <w:instrText xml:space="preserve"> PAGEREF _Toc203640467 \h </w:instrText>
        </w:r>
        <w:r w:rsidR="000A2790">
          <w:rPr>
            <w:noProof/>
            <w:webHidden/>
          </w:rPr>
        </w:r>
        <w:r w:rsidR="000A2790">
          <w:rPr>
            <w:noProof/>
            <w:webHidden/>
          </w:rPr>
          <w:fldChar w:fldCharType="separate"/>
        </w:r>
        <w:r w:rsidR="000A2790">
          <w:rPr>
            <w:noProof/>
            <w:webHidden/>
          </w:rPr>
          <w:t>36</w:t>
        </w:r>
        <w:r w:rsidR="000A2790">
          <w:rPr>
            <w:noProof/>
            <w:webHidden/>
          </w:rPr>
          <w:fldChar w:fldCharType="end"/>
        </w:r>
      </w:hyperlink>
    </w:p>
    <w:p w14:paraId="244FDFE4" w14:textId="793278EE" w:rsidR="000A2790" w:rsidRDefault="00007213">
      <w:pPr>
        <w:pStyle w:val="TableofFigures"/>
        <w:tabs>
          <w:tab w:val="right" w:leader="dot" w:pos="9350"/>
        </w:tabs>
        <w:rPr>
          <w:rFonts w:asciiTheme="minorHAnsi" w:eastAsiaTheme="minorEastAsia" w:hAnsiTheme="minorHAnsi" w:cstheme="minorBidi"/>
          <w:noProof/>
          <w:sz w:val="22"/>
          <w:szCs w:val="22"/>
          <w:lang w:val="en-US" w:eastAsia="en-US"/>
        </w:rPr>
      </w:pPr>
      <w:hyperlink w:anchor="_Toc203640468" w:history="1">
        <w:r w:rsidR="000A2790" w:rsidRPr="00711FBC">
          <w:rPr>
            <w:rStyle w:val="Hyperlink"/>
            <w:noProof/>
          </w:rPr>
          <w:t>Figure 48 Class diagram</w:t>
        </w:r>
        <w:r w:rsidR="000A2790">
          <w:rPr>
            <w:noProof/>
            <w:webHidden/>
          </w:rPr>
          <w:tab/>
        </w:r>
        <w:r w:rsidR="000A2790">
          <w:rPr>
            <w:noProof/>
            <w:webHidden/>
          </w:rPr>
          <w:fldChar w:fldCharType="begin"/>
        </w:r>
        <w:r w:rsidR="000A2790">
          <w:rPr>
            <w:noProof/>
            <w:webHidden/>
          </w:rPr>
          <w:instrText xml:space="preserve"> PAGEREF _Toc203640468 \h </w:instrText>
        </w:r>
        <w:r w:rsidR="000A2790">
          <w:rPr>
            <w:noProof/>
            <w:webHidden/>
          </w:rPr>
        </w:r>
        <w:r w:rsidR="000A2790">
          <w:rPr>
            <w:noProof/>
            <w:webHidden/>
          </w:rPr>
          <w:fldChar w:fldCharType="separate"/>
        </w:r>
        <w:r w:rsidR="000A2790">
          <w:rPr>
            <w:noProof/>
            <w:webHidden/>
          </w:rPr>
          <w:t>36</w:t>
        </w:r>
        <w:r w:rsidR="000A2790">
          <w:rPr>
            <w:noProof/>
            <w:webHidden/>
          </w:rPr>
          <w:fldChar w:fldCharType="end"/>
        </w:r>
      </w:hyperlink>
    </w:p>
    <w:p w14:paraId="4D9C847A" w14:textId="274CE1C1" w:rsidR="003047DD" w:rsidRDefault="003047DD" w:rsidP="00BC5AB2">
      <w:pPr>
        <w:spacing w:line="240" w:lineRule="auto"/>
        <w:rPr>
          <w:i/>
          <w:sz w:val="20"/>
          <w:szCs w:val="20"/>
        </w:rPr>
        <w:sectPr w:rsidR="003047DD">
          <w:headerReference w:type="default" r:id="rId11"/>
          <w:footerReference w:type="default" r:id="rId12"/>
          <w:pgSz w:w="12240" w:h="15840"/>
          <w:pgMar w:top="1440" w:right="1440" w:bottom="1440" w:left="1440" w:header="720" w:footer="720" w:gutter="0"/>
          <w:pgNumType w:start="1"/>
          <w:cols w:space="720"/>
        </w:sectPr>
      </w:pPr>
      <w:r>
        <w:rPr>
          <w:i/>
          <w:sz w:val="20"/>
          <w:szCs w:val="20"/>
        </w:rPr>
        <w:fldChar w:fldCharType="end"/>
      </w:r>
    </w:p>
    <w:p w14:paraId="26E18F89" w14:textId="00835EC8" w:rsidR="00BC5AB2" w:rsidRDefault="00BC5AB2" w:rsidP="00BC5AB2">
      <w:pPr>
        <w:pStyle w:val="Heading1"/>
      </w:pPr>
      <w:bookmarkStart w:id="1" w:name="_Toc203638157"/>
      <w:r>
        <w:lastRenderedPageBreak/>
        <w:t>Introduction</w:t>
      </w:r>
      <w:bookmarkEnd w:id="1"/>
      <w:r>
        <w:t xml:space="preserve"> </w:t>
      </w:r>
    </w:p>
    <w:p w14:paraId="4AD7D0DC" w14:textId="2921A5A9" w:rsidR="00BC5AB2" w:rsidRDefault="00BC5AB2" w:rsidP="00BC5AB2">
      <w:pPr>
        <w:spacing w:line="240" w:lineRule="auto"/>
        <w:rPr>
          <w:i/>
          <w:sz w:val="20"/>
          <w:szCs w:val="20"/>
        </w:rPr>
      </w:pPr>
    </w:p>
    <w:p w14:paraId="0ADD1519" w14:textId="56B8B1CE" w:rsidR="00BC5AB2" w:rsidRPr="00BC5AB2" w:rsidRDefault="00BC5AB2" w:rsidP="00E52EB0">
      <w:pPr>
        <w:spacing w:line="360" w:lineRule="auto"/>
        <w:rPr>
          <w:iCs/>
        </w:rPr>
      </w:pPr>
      <w:r w:rsidRPr="00BC5AB2">
        <w:rPr>
          <w:iCs/>
        </w:rPr>
        <w:t xml:space="preserve"> This project focuses on building an expense tracker system for </w:t>
      </w:r>
      <w:r w:rsidR="002D05B5">
        <w:t>Pranlancer</w:t>
      </w:r>
      <w:r w:rsidRPr="00BC5AB2">
        <w:rPr>
          <w:iCs/>
        </w:rPr>
        <w:t xml:space="preserve"> platform. Using the .NET framework of MAUI Hybrid Blazor app: as a web app. Using this system, the user can login with their username and password and the currency type they chose in initial setup of app. It shows the total cash inflows: considering all the sources of money that has been deposited in the account, cash outflows: all the sources of money where the money has been used for different expenses of the user along with maintain debt accounts showing how much user has borrowed from each transaction. The pending debts are highlighted and the users are optionally supposed to keep tags or notes of the system for future reference.</w:t>
      </w:r>
    </w:p>
    <w:p w14:paraId="562145A0" w14:textId="2481FFF0" w:rsidR="00BC5AB2" w:rsidRDefault="00BC5AB2" w:rsidP="00E52EB0">
      <w:pPr>
        <w:spacing w:line="360" w:lineRule="auto"/>
        <w:rPr>
          <w:iCs/>
        </w:rPr>
      </w:pPr>
      <w:r w:rsidRPr="00BC5AB2">
        <w:rPr>
          <w:iCs/>
        </w:rPr>
        <w:tab/>
        <w:t>It also gives users an ability to search, filter and sort different transactions and each of these transactions are stored inside the system using JSON as a storage mechanism.</w:t>
      </w:r>
    </w:p>
    <w:p w14:paraId="5F94A4B5" w14:textId="77777777" w:rsidR="00E52EB0" w:rsidRDefault="00E52EB0" w:rsidP="00E52EB0">
      <w:pPr>
        <w:pStyle w:val="Heading2"/>
        <w:numPr>
          <w:ilvl w:val="0"/>
          <w:numId w:val="0"/>
        </w:numPr>
      </w:pPr>
    </w:p>
    <w:p w14:paraId="357CE028" w14:textId="32F441FF" w:rsidR="007D5374" w:rsidRPr="00E52EB0" w:rsidRDefault="007D5374" w:rsidP="00E52EB0">
      <w:pPr>
        <w:pStyle w:val="Heading2"/>
      </w:pPr>
      <w:bookmarkStart w:id="2" w:name="_Toc203638158"/>
      <w:r w:rsidRPr="00E52EB0">
        <w:t>Purpose</w:t>
      </w:r>
      <w:bookmarkEnd w:id="2"/>
    </w:p>
    <w:p w14:paraId="12B04184" w14:textId="77777777" w:rsidR="007D5374" w:rsidRDefault="007D5374" w:rsidP="007D5374">
      <w:pPr>
        <w:spacing w:line="360" w:lineRule="auto"/>
        <w:jc w:val="both"/>
      </w:pPr>
    </w:p>
    <w:p w14:paraId="0ECE1669" w14:textId="77777777" w:rsidR="007D5374" w:rsidRDefault="007D5374" w:rsidP="007D5374">
      <w:pPr>
        <w:spacing w:line="360" w:lineRule="auto"/>
        <w:jc w:val="both"/>
        <w:rPr>
          <w:iCs/>
        </w:rPr>
      </w:pPr>
      <w:r>
        <w:rPr>
          <w:iCs/>
        </w:rPr>
        <w:t>The Finance Tracker system is an app which aims to help user to monitor and manage their financial transactions from  income, expenses and debts. This project is a key tool for people to understand about their transactions and keeping them aware about their finances. It uses .NET MAUI framework and Blazor which helps to create a cross platform application which can work on mobile and desktop platforms.</w:t>
      </w:r>
    </w:p>
    <w:p w14:paraId="133E6921" w14:textId="77777777" w:rsidR="007D5374" w:rsidRDefault="007D5374" w:rsidP="007D5374">
      <w:pPr>
        <w:spacing w:line="360" w:lineRule="auto"/>
        <w:jc w:val="both"/>
        <w:rPr>
          <w:iCs/>
        </w:rPr>
      </w:pPr>
    </w:p>
    <w:p w14:paraId="5C53C631" w14:textId="77777777" w:rsidR="007D5374" w:rsidRDefault="007D5374" w:rsidP="007D5374">
      <w:pPr>
        <w:spacing w:line="360" w:lineRule="auto"/>
        <w:jc w:val="both"/>
        <w:rPr>
          <w:iCs/>
        </w:rPr>
      </w:pPr>
      <w:r>
        <w:rPr>
          <w:iCs/>
        </w:rPr>
        <w:tab/>
        <w:t>It is mainly used to track the incomes, expenses and debts. It is made for users to help them access their transactions anywhere and used in multiple platforms which can help them in decision making.</w:t>
      </w:r>
    </w:p>
    <w:p w14:paraId="14E73047" w14:textId="647FA21F" w:rsidR="007D5374" w:rsidRDefault="007D5374" w:rsidP="007D5374">
      <w:pPr>
        <w:spacing w:line="360" w:lineRule="auto"/>
        <w:jc w:val="both"/>
        <w:rPr>
          <w:iCs/>
        </w:rPr>
      </w:pPr>
    </w:p>
    <w:p w14:paraId="0F7B6E75" w14:textId="0D494743" w:rsidR="00E52EB0" w:rsidRDefault="00E52EB0" w:rsidP="007D5374">
      <w:pPr>
        <w:spacing w:line="360" w:lineRule="auto"/>
        <w:jc w:val="both"/>
        <w:rPr>
          <w:iCs/>
        </w:rPr>
      </w:pPr>
    </w:p>
    <w:p w14:paraId="0433CB8B" w14:textId="77777777" w:rsidR="007D5374" w:rsidRPr="00E52EB0" w:rsidRDefault="007D5374" w:rsidP="00E52EB0">
      <w:pPr>
        <w:pStyle w:val="Heading2"/>
      </w:pPr>
      <w:bookmarkStart w:id="3" w:name="_Toc203638159"/>
      <w:r w:rsidRPr="00E52EB0">
        <w:lastRenderedPageBreak/>
        <w:t>Scope</w:t>
      </w:r>
      <w:bookmarkEnd w:id="3"/>
    </w:p>
    <w:p w14:paraId="52144C5E" w14:textId="77777777" w:rsidR="007D5374" w:rsidRDefault="007D5374" w:rsidP="007D5374"/>
    <w:p w14:paraId="6FC286D1" w14:textId="77777777" w:rsidR="007D5374" w:rsidRDefault="007D5374" w:rsidP="007D5374">
      <w:pPr>
        <w:spacing w:line="360" w:lineRule="auto"/>
        <w:jc w:val="both"/>
      </w:pPr>
      <w:r>
        <w:t>The scope of the project covers the following points:</w:t>
      </w:r>
    </w:p>
    <w:p w14:paraId="14BAE382" w14:textId="77777777" w:rsidR="007D5374" w:rsidRDefault="007D5374" w:rsidP="007D5374">
      <w:pPr>
        <w:pStyle w:val="ListParagraph"/>
        <w:numPr>
          <w:ilvl w:val="0"/>
          <w:numId w:val="6"/>
        </w:numPr>
        <w:spacing w:line="360" w:lineRule="auto"/>
        <w:jc w:val="both"/>
      </w:pPr>
      <w:r>
        <w:t>Categorise the different types of transactions like credit, debt and debits.</w:t>
      </w:r>
    </w:p>
    <w:p w14:paraId="60B6B523" w14:textId="77777777" w:rsidR="007D5374" w:rsidRDefault="007D5374" w:rsidP="007D5374">
      <w:pPr>
        <w:pStyle w:val="ListParagraph"/>
        <w:numPr>
          <w:ilvl w:val="0"/>
          <w:numId w:val="6"/>
        </w:numPr>
        <w:spacing w:line="360" w:lineRule="auto"/>
        <w:jc w:val="both"/>
      </w:pPr>
      <w:r>
        <w:t>To clear debts and tracking any pending debts.</w:t>
      </w:r>
    </w:p>
    <w:p w14:paraId="5C4FE16C" w14:textId="77777777" w:rsidR="007D5374" w:rsidRDefault="007D5374" w:rsidP="007D5374">
      <w:pPr>
        <w:pStyle w:val="ListParagraph"/>
        <w:numPr>
          <w:ilvl w:val="0"/>
          <w:numId w:val="6"/>
        </w:numPr>
        <w:spacing w:line="360" w:lineRule="auto"/>
        <w:jc w:val="both"/>
      </w:pPr>
      <w:r>
        <w:t>Creating a financial dashboard which can oversee the total income, expenses and outstanding debts.</w:t>
      </w:r>
    </w:p>
    <w:p w14:paraId="7F87C0AD" w14:textId="77777777" w:rsidR="007D5374" w:rsidRDefault="007D5374" w:rsidP="007D5374">
      <w:pPr>
        <w:pStyle w:val="ListParagraph"/>
        <w:numPr>
          <w:ilvl w:val="0"/>
          <w:numId w:val="6"/>
        </w:numPr>
        <w:spacing w:line="360" w:lineRule="auto"/>
        <w:jc w:val="both"/>
      </w:pPr>
      <w:r>
        <w:t>Track the transactions with the help of tags and notes for future reference.</w:t>
      </w:r>
    </w:p>
    <w:p w14:paraId="15F7A1E3" w14:textId="77777777" w:rsidR="007D5374" w:rsidRDefault="007D5374" w:rsidP="007D5374">
      <w:pPr>
        <w:pStyle w:val="ListParagraph"/>
        <w:numPr>
          <w:ilvl w:val="0"/>
          <w:numId w:val="6"/>
        </w:numPr>
        <w:spacing w:line="360" w:lineRule="auto"/>
        <w:jc w:val="both"/>
      </w:pPr>
      <w:r>
        <w:t>Allowing the user to filter, sort and search transactions with the different options.</w:t>
      </w:r>
    </w:p>
    <w:p w14:paraId="580A50D0" w14:textId="77777777" w:rsidR="007D5374" w:rsidRDefault="007D5374" w:rsidP="007D5374"/>
    <w:p w14:paraId="1ECB231E" w14:textId="77777777" w:rsidR="007D5374" w:rsidRDefault="007D5374" w:rsidP="007D5374">
      <w:pPr>
        <w:spacing w:line="360" w:lineRule="auto"/>
        <w:ind w:firstLine="360"/>
        <w:jc w:val="both"/>
      </w:pPr>
      <w:r>
        <w:t>The system uses modern web and mobile technologies to ensure cross platform support using .NET MAUI Hybrid Blazor framework and storing these transactions in JSON which ensures an optimal usage of user experience.</w:t>
      </w:r>
    </w:p>
    <w:p w14:paraId="720EEA6C" w14:textId="77777777" w:rsidR="007D5374" w:rsidRDefault="007D5374" w:rsidP="007D5374">
      <w:pPr>
        <w:pStyle w:val="ListParagraph"/>
        <w:spacing w:line="360" w:lineRule="auto"/>
        <w:jc w:val="both"/>
      </w:pPr>
    </w:p>
    <w:p w14:paraId="414417BD" w14:textId="77777777" w:rsidR="007D5374" w:rsidRPr="00E52EB0" w:rsidRDefault="007D5374" w:rsidP="00E52EB0">
      <w:pPr>
        <w:pStyle w:val="Heading2"/>
      </w:pPr>
      <w:bookmarkStart w:id="4" w:name="_Toc203638160"/>
      <w:r w:rsidRPr="00E52EB0">
        <w:t>Objectives:</w:t>
      </w:r>
      <w:bookmarkEnd w:id="4"/>
    </w:p>
    <w:p w14:paraId="6C4F73B7" w14:textId="77777777" w:rsidR="007D5374" w:rsidRDefault="007D5374" w:rsidP="007D5374"/>
    <w:p w14:paraId="3F172D50" w14:textId="77777777" w:rsidR="007D5374" w:rsidRDefault="007D5374" w:rsidP="007D5374">
      <w:pPr>
        <w:spacing w:line="360" w:lineRule="auto"/>
        <w:jc w:val="both"/>
      </w:pPr>
      <w:r>
        <w:t>The key objectives of the Finance Tracker system are as follows:</w:t>
      </w:r>
    </w:p>
    <w:p w14:paraId="77323D63" w14:textId="77777777" w:rsidR="007D5374" w:rsidRDefault="007D5374" w:rsidP="007D5374">
      <w:pPr>
        <w:pStyle w:val="ListParagraph"/>
        <w:numPr>
          <w:ilvl w:val="0"/>
          <w:numId w:val="7"/>
        </w:numPr>
        <w:spacing w:line="360" w:lineRule="auto"/>
        <w:jc w:val="both"/>
      </w:pPr>
      <w:r>
        <w:t>Manage users income, expenses and debts.</w:t>
      </w:r>
    </w:p>
    <w:p w14:paraId="5D69EB4F" w14:textId="77777777" w:rsidR="007D5374" w:rsidRDefault="007D5374" w:rsidP="007D5374">
      <w:pPr>
        <w:pStyle w:val="ListParagraph"/>
        <w:numPr>
          <w:ilvl w:val="0"/>
          <w:numId w:val="7"/>
        </w:numPr>
        <w:spacing w:line="360" w:lineRule="auto"/>
        <w:jc w:val="both"/>
      </w:pPr>
      <w:r>
        <w:t>Search, filter and sort the transactions.</w:t>
      </w:r>
    </w:p>
    <w:p w14:paraId="437528B7" w14:textId="77777777" w:rsidR="007D5374" w:rsidRDefault="007D5374" w:rsidP="007D5374">
      <w:pPr>
        <w:pStyle w:val="ListParagraph"/>
        <w:numPr>
          <w:ilvl w:val="0"/>
          <w:numId w:val="7"/>
        </w:numPr>
        <w:spacing w:line="360" w:lineRule="auto"/>
        <w:jc w:val="both"/>
      </w:pPr>
      <w:r>
        <w:t>Ensuring the data of each transactions are consistent and reliable.</w:t>
      </w:r>
    </w:p>
    <w:p w14:paraId="00A7C75B" w14:textId="77777777" w:rsidR="007D5374" w:rsidRDefault="007D5374" w:rsidP="007D5374">
      <w:pPr>
        <w:pStyle w:val="ListParagraph"/>
        <w:numPr>
          <w:ilvl w:val="0"/>
          <w:numId w:val="7"/>
        </w:numPr>
        <w:spacing w:line="360" w:lineRule="auto"/>
        <w:jc w:val="both"/>
      </w:pPr>
      <w:r>
        <w:t>Supporting cross platforms to help users with decision making.</w:t>
      </w:r>
    </w:p>
    <w:p w14:paraId="345DCDF8" w14:textId="3F979D7D" w:rsidR="007D5374" w:rsidRPr="008F7809" w:rsidRDefault="007D5374" w:rsidP="008F7809">
      <w:pPr>
        <w:pStyle w:val="ListParagraph"/>
        <w:numPr>
          <w:ilvl w:val="0"/>
          <w:numId w:val="7"/>
        </w:numPr>
        <w:spacing w:line="360" w:lineRule="auto"/>
        <w:rPr>
          <w:iCs/>
        </w:rPr>
      </w:pPr>
      <w:r>
        <w:t>Providing designs of app which helps to understand more about the app</w:t>
      </w:r>
    </w:p>
    <w:p w14:paraId="5610EB23" w14:textId="621981E4" w:rsidR="00BE552C" w:rsidRDefault="00BE552C" w:rsidP="00BC5AB2">
      <w:pPr>
        <w:spacing w:line="360" w:lineRule="auto"/>
        <w:rPr>
          <w:iCs/>
        </w:rPr>
      </w:pPr>
    </w:p>
    <w:p w14:paraId="0799026A" w14:textId="2BC90345" w:rsidR="00AB4F1C" w:rsidRDefault="00AB4F1C">
      <w:pPr>
        <w:rPr>
          <w:iCs/>
        </w:rPr>
      </w:pPr>
      <w:r>
        <w:rPr>
          <w:iCs/>
        </w:rPr>
        <w:br w:type="page"/>
      </w:r>
    </w:p>
    <w:p w14:paraId="598F4A87" w14:textId="6AED2341" w:rsidR="00BE552C" w:rsidRDefault="00AB4F1C" w:rsidP="00AB4F1C">
      <w:pPr>
        <w:pStyle w:val="Heading1"/>
      </w:pPr>
      <w:bookmarkStart w:id="5" w:name="_Toc203638161"/>
      <w:r>
        <w:lastRenderedPageBreak/>
        <w:t>Outcomes and Deliverables</w:t>
      </w:r>
      <w:bookmarkEnd w:id="5"/>
    </w:p>
    <w:p w14:paraId="266E70B2" w14:textId="75E62EB5" w:rsidR="00AB4F1C" w:rsidRDefault="00AB4F1C" w:rsidP="00AB4F1C"/>
    <w:p w14:paraId="1A9AD1FD" w14:textId="0B3AC686" w:rsidR="00AB4F1C" w:rsidRDefault="00AB4F1C" w:rsidP="00AB4F1C">
      <w:pPr>
        <w:pStyle w:val="Heading2"/>
      </w:pPr>
      <w:bookmarkStart w:id="6" w:name="_Toc203638162"/>
      <w:r>
        <w:t>Initialise Git Repository</w:t>
      </w:r>
      <w:bookmarkEnd w:id="6"/>
      <w:r>
        <w:t xml:space="preserve"> </w:t>
      </w:r>
    </w:p>
    <w:p w14:paraId="68DEB268" w14:textId="426F34AB" w:rsidR="00AB4F1C" w:rsidRDefault="00AB4F1C" w:rsidP="00AB4F1C"/>
    <w:p w14:paraId="3F446BBF" w14:textId="2B3815B6" w:rsidR="00AB4F1C" w:rsidRDefault="004C5A1F" w:rsidP="00817A7C">
      <w:pPr>
        <w:spacing w:line="360" w:lineRule="auto"/>
        <w:jc w:val="both"/>
      </w:pPr>
      <w:r>
        <w:t xml:space="preserve">For completing this coursework, a Finance Tracker System would be made using .NET framework. To </w:t>
      </w:r>
      <w:r w:rsidR="00F74B5A">
        <w:t>commit the changes and creating a backup of our work it is required to maintain an empty GitHub repository.</w:t>
      </w:r>
    </w:p>
    <w:p w14:paraId="4EDECBB1" w14:textId="381C6D4C" w:rsidR="00F74B5A" w:rsidRDefault="009A31AC" w:rsidP="00817A7C">
      <w:pPr>
        <w:spacing w:line="360" w:lineRule="auto"/>
        <w:jc w:val="both"/>
      </w:pPr>
      <w:r>
        <w:tab/>
        <w:t xml:space="preserve">Git is a popular version control </w:t>
      </w:r>
      <w:r w:rsidR="00817A7C">
        <w:t>system. It</w:t>
      </w:r>
      <w:r>
        <w:t xml:space="preserve"> was created by Linus Torvalds in 2005, and has been maintained by Junio Hamano since </w:t>
      </w:r>
      <w:r w:rsidR="00817A7C">
        <w:t>then. It</w:t>
      </w:r>
      <w:r>
        <w:t xml:space="preserve"> is used for</w:t>
      </w:r>
      <w:r w:rsidR="00817A7C">
        <w:t xml:space="preserve"> t</w:t>
      </w:r>
      <w:r>
        <w:t xml:space="preserve">racking code </w:t>
      </w:r>
      <w:r w:rsidR="00817A7C">
        <w:t>changes, tracking</w:t>
      </w:r>
      <w:r>
        <w:t xml:space="preserve"> who made changes</w:t>
      </w:r>
      <w:r w:rsidR="00817A7C">
        <w:t xml:space="preserve"> and c</w:t>
      </w:r>
      <w:r>
        <w:t>oding collaboration</w:t>
      </w:r>
      <w:r w:rsidR="006D7C58">
        <w:t>.</w:t>
      </w:r>
      <w:sdt>
        <w:sdtPr>
          <w:id w:val="-95640557"/>
          <w:citation/>
        </w:sdtPr>
        <w:sdtEndPr/>
        <w:sdtContent>
          <w:r w:rsidR="006D7C58">
            <w:fldChar w:fldCharType="begin"/>
          </w:r>
          <w:r w:rsidR="006D7C58">
            <w:rPr>
              <w:lang w:val="en-US"/>
            </w:rPr>
            <w:instrText xml:space="preserve"> CITATION Gee19 \l 1033 </w:instrText>
          </w:r>
          <w:r w:rsidR="006D7C58">
            <w:fldChar w:fldCharType="separate"/>
          </w:r>
          <w:r w:rsidR="000F2A84">
            <w:rPr>
              <w:noProof/>
              <w:lang w:val="en-US"/>
            </w:rPr>
            <w:t xml:space="preserve"> </w:t>
          </w:r>
          <w:r w:rsidR="000F2A84" w:rsidRPr="000F2A84">
            <w:rPr>
              <w:noProof/>
              <w:lang w:val="en-US"/>
            </w:rPr>
            <w:t>(GeeksforGeeks, 2019)</w:t>
          </w:r>
          <w:r w:rsidR="006D7C58">
            <w:fldChar w:fldCharType="end"/>
          </w:r>
        </w:sdtContent>
      </w:sdt>
    </w:p>
    <w:p w14:paraId="310FFB5C" w14:textId="35D72B48" w:rsidR="00F74B5A" w:rsidRDefault="00F74B5A" w:rsidP="00817A7C">
      <w:pPr>
        <w:spacing w:line="360" w:lineRule="auto"/>
        <w:jc w:val="both"/>
      </w:pPr>
      <w:r>
        <w:tab/>
        <w:t xml:space="preserve">Popular tool like Git is used to maintain the version control of files and </w:t>
      </w:r>
      <w:r w:rsidR="00063AB4">
        <w:t>committing</w:t>
      </w:r>
      <w:r>
        <w:t xml:space="preserve"> the changes of codes during the development phases</w:t>
      </w:r>
      <w:r w:rsidR="00D841A8">
        <w:t>. The repository named as “</w:t>
      </w:r>
      <w:r w:rsidR="00063AB4">
        <w:t>Finance Tracker” is created to maintain these changes.</w:t>
      </w:r>
    </w:p>
    <w:p w14:paraId="1AA44672" w14:textId="705647D0" w:rsidR="00063AB4" w:rsidRDefault="00063AB4" w:rsidP="00817A7C">
      <w:pPr>
        <w:spacing w:line="360" w:lineRule="auto"/>
        <w:jc w:val="both"/>
      </w:pPr>
      <w:r>
        <w:t>It can be accessed through the link as given:</w:t>
      </w:r>
    </w:p>
    <w:p w14:paraId="390DE6A8" w14:textId="65568AAE" w:rsidR="00CB2A92" w:rsidRDefault="00CB2A92" w:rsidP="00AB4F1C"/>
    <w:p w14:paraId="1CF4991B" w14:textId="77777777" w:rsidR="00817A7C" w:rsidRDefault="00817A7C" w:rsidP="00AB4F1C"/>
    <w:p w14:paraId="6751261E" w14:textId="77777777" w:rsidR="00817A7C" w:rsidRDefault="00817A7C" w:rsidP="00AB4F1C"/>
    <w:p w14:paraId="67505B0D" w14:textId="77777777" w:rsidR="00817A7C" w:rsidRDefault="00817A7C" w:rsidP="00AB4F1C"/>
    <w:p w14:paraId="7BD109C9" w14:textId="77777777" w:rsidR="00817A7C" w:rsidRDefault="00817A7C" w:rsidP="00AB4F1C"/>
    <w:p w14:paraId="22BFA937" w14:textId="77777777" w:rsidR="00817A7C" w:rsidRDefault="00817A7C" w:rsidP="00AB4F1C"/>
    <w:p w14:paraId="6DA3ADF5" w14:textId="73260A7F" w:rsidR="00817A7C" w:rsidRDefault="00817A7C" w:rsidP="00AB4F1C"/>
    <w:p w14:paraId="156DAF96" w14:textId="77777777" w:rsidR="006D7C58" w:rsidRDefault="006D7C58" w:rsidP="00AB4F1C"/>
    <w:p w14:paraId="59AD13E7" w14:textId="77777777" w:rsidR="00817A7C" w:rsidRDefault="00817A7C" w:rsidP="00AB4F1C"/>
    <w:p w14:paraId="662D90EE" w14:textId="77777777" w:rsidR="00817A7C" w:rsidRDefault="00817A7C" w:rsidP="00AB4F1C"/>
    <w:p w14:paraId="7CA2BCED" w14:textId="77777777" w:rsidR="00817A7C" w:rsidRDefault="00817A7C" w:rsidP="00AB4F1C"/>
    <w:p w14:paraId="725AFD4E" w14:textId="77777777" w:rsidR="00817A7C" w:rsidRDefault="00817A7C" w:rsidP="00AB4F1C"/>
    <w:p w14:paraId="552E4391" w14:textId="77777777" w:rsidR="00817A7C" w:rsidRDefault="00817A7C" w:rsidP="00AB4F1C"/>
    <w:p w14:paraId="2143782B" w14:textId="77777777" w:rsidR="00817A7C" w:rsidRDefault="00817A7C" w:rsidP="00AB4F1C"/>
    <w:p w14:paraId="313FD59F" w14:textId="4B2C8CC4" w:rsidR="00817A7C" w:rsidRDefault="00007213" w:rsidP="00AB4F1C">
      <w:pPr>
        <w:rPr>
          <w:rStyle w:val="Hyperlink"/>
        </w:rPr>
      </w:pPr>
      <w:hyperlink r:id="rId13" w:history="1">
        <w:r w:rsidR="00817A7C" w:rsidRPr="00D10DAC">
          <w:rPr>
            <w:rStyle w:val="Hyperlink"/>
          </w:rPr>
          <w:t>https://github.com/ashlearns/FinanceTracker.git</w:t>
        </w:r>
      </w:hyperlink>
    </w:p>
    <w:p w14:paraId="07212096" w14:textId="77777777" w:rsidR="00817A7C" w:rsidRDefault="00817A7C" w:rsidP="00AB4F1C">
      <w:pPr>
        <w:rPr>
          <w:rStyle w:val="Hyperlink"/>
        </w:rPr>
      </w:pPr>
    </w:p>
    <w:p w14:paraId="396D9055" w14:textId="77777777" w:rsidR="007A6843" w:rsidRDefault="00817A7C" w:rsidP="007A6843">
      <w:pPr>
        <w:keepNext/>
      </w:pPr>
      <w:r w:rsidRPr="009C0E48">
        <w:rPr>
          <w:noProof/>
        </w:rPr>
        <w:drawing>
          <wp:inline distT="0" distB="0" distL="0" distR="0" wp14:anchorId="383D0F65" wp14:editId="04C81F91">
            <wp:extent cx="5943600" cy="3728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28720"/>
                    </a:xfrm>
                    <a:prstGeom prst="rect">
                      <a:avLst/>
                    </a:prstGeom>
                  </pic:spPr>
                </pic:pic>
              </a:graphicData>
            </a:graphic>
          </wp:inline>
        </w:drawing>
      </w:r>
    </w:p>
    <w:p w14:paraId="44131246" w14:textId="5277D326" w:rsidR="00CB2A92" w:rsidRDefault="007A6843" w:rsidP="007A6843">
      <w:pPr>
        <w:pStyle w:val="Caption"/>
        <w:jc w:val="center"/>
      </w:pPr>
      <w:bookmarkStart w:id="7" w:name="_Toc203640421"/>
      <w:r>
        <w:t xml:space="preserve">Figure </w:t>
      </w:r>
      <w:r w:rsidR="00007213">
        <w:fldChar w:fldCharType="begin"/>
      </w:r>
      <w:r w:rsidR="00007213">
        <w:instrText xml:space="preserve"> SEQ Figure \* ARABIC </w:instrText>
      </w:r>
      <w:r w:rsidR="00007213">
        <w:fldChar w:fldCharType="separate"/>
      </w:r>
      <w:r w:rsidR="00A90213">
        <w:rPr>
          <w:noProof/>
        </w:rPr>
        <w:t>1</w:t>
      </w:r>
      <w:r w:rsidR="00007213">
        <w:rPr>
          <w:noProof/>
        </w:rPr>
        <w:fldChar w:fldCharType="end"/>
      </w:r>
      <w:r>
        <w:t xml:space="preserve"> Initialising Git Repo</w:t>
      </w:r>
      <w:bookmarkEnd w:id="7"/>
    </w:p>
    <w:p w14:paraId="1311AD05" w14:textId="6733437A" w:rsidR="00CB2A92" w:rsidRDefault="00CB2A92" w:rsidP="00AB4F1C"/>
    <w:p w14:paraId="2701DF79" w14:textId="0D2C0389" w:rsidR="00CB2A92" w:rsidRDefault="00CB2A92" w:rsidP="00AB4F1C"/>
    <w:p w14:paraId="28E4931E" w14:textId="001661F9" w:rsidR="00063AB4" w:rsidRDefault="00063AB4" w:rsidP="00AB4F1C"/>
    <w:p w14:paraId="353A3C77" w14:textId="4CCB4613" w:rsidR="00BE6D71" w:rsidRDefault="00BE6D71">
      <w:r>
        <w:br w:type="page"/>
      </w:r>
    </w:p>
    <w:p w14:paraId="5B37FA37" w14:textId="77777777" w:rsidR="00BE6D71" w:rsidRDefault="00BE6D71" w:rsidP="00BE6D71">
      <w:pPr>
        <w:pStyle w:val="Heading2"/>
      </w:pPr>
      <w:bookmarkStart w:id="8" w:name="_Toc203638163"/>
      <w:r>
        <w:lastRenderedPageBreak/>
        <w:t>Technology Stack Selection</w:t>
      </w:r>
      <w:bookmarkEnd w:id="8"/>
    </w:p>
    <w:p w14:paraId="0D86E52D" w14:textId="77777777" w:rsidR="00BE6D71" w:rsidRDefault="00BE6D71" w:rsidP="00BE6D71"/>
    <w:p w14:paraId="0B12B6FC" w14:textId="77777777" w:rsidR="00BE6D71" w:rsidRDefault="00BE6D71" w:rsidP="00BE6D71">
      <w:pPr>
        <w:spacing w:line="360" w:lineRule="auto"/>
      </w:pPr>
      <w:r>
        <w:t xml:space="preserve">For the completion of coursework, a set of different tech stack was created to understand about the different development phases that was undertaken. For this, external  libraries like Bootstrap CDN was used to customise the UI in Razor pages.  </w:t>
      </w:r>
      <w:r>
        <w:br/>
      </w:r>
    </w:p>
    <w:p w14:paraId="68028789" w14:textId="77777777" w:rsidR="00BE6D71" w:rsidRDefault="00BE6D71" w:rsidP="00BE6D71">
      <w:pPr>
        <w:spacing w:line="360" w:lineRule="auto"/>
      </w:pPr>
      <w:r>
        <w:tab/>
        <w:t>An importance of tech stack is to create the developments in smooth and efficient manner that can help to understand about knowledge in .NET as well as creating proper milestones for timely deliver the coursework.</w:t>
      </w:r>
    </w:p>
    <w:p w14:paraId="44167021" w14:textId="77777777" w:rsidR="00BE6D71" w:rsidRDefault="00BE6D71" w:rsidP="00BE6D71">
      <w:pPr>
        <w:spacing w:line="360" w:lineRule="auto"/>
      </w:pPr>
    </w:p>
    <w:p w14:paraId="2BD88844" w14:textId="77777777" w:rsidR="00BE6D71" w:rsidRDefault="00BE6D71" w:rsidP="00BE6D71">
      <w:pPr>
        <w:keepNext/>
        <w:spacing w:line="360" w:lineRule="auto"/>
        <w:jc w:val="center"/>
      </w:pPr>
      <w:r>
        <w:rPr>
          <w:noProof/>
        </w:rPr>
        <w:drawing>
          <wp:inline distT="0" distB="0" distL="0" distR="0" wp14:anchorId="579C3C6B" wp14:editId="1FC6AC64">
            <wp:extent cx="5943600" cy="2907665"/>
            <wp:effectExtent l="0" t="0" r="0" b="6985"/>
            <wp:docPr id="2" name="Picture 2" descr="Blazor Hybrid App with .NET M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zor Hybrid App with .NET MAU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07665"/>
                    </a:xfrm>
                    <a:prstGeom prst="rect">
                      <a:avLst/>
                    </a:prstGeom>
                    <a:noFill/>
                    <a:ln>
                      <a:noFill/>
                    </a:ln>
                  </pic:spPr>
                </pic:pic>
              </a:graphicData>
            </a:graphic>
          </wp:inline>
        </w:drawing>
      </w:r>
    </w:p>
    <w:p w14:paraId="2CF07039" w14:textId="3914D309" w:rsidR="00BE6D71" w:rsidRDefault="00BE6D71" w:rsidP="00BE6D71">
      <w:pPr>
        <w:pStyle w:val="Caption"/>
        <w:jc w:val="center"/>
      </w:pPr>
      <w:bookmarkStart w:id="9" w:name="_Toc203640422"/>
      <w:r>
        <w:t xml:space="preserve">Figure </w:t>
      </w:r>
      <w:r w:rsidR="00007213">
        <w:fldChar w:fldCharType="begin"/>
      </w:r>
      <w:r w:rsidR="00007213">
        <w:instrText xml:space="preserve"> SEQ Figur</w:instrText>
      </w:r>
      <w:r w:rsidR="00007213">
        <w:instrText xml:space="preserve">e \* ARABIC </w:instrText>
      </w:r>
      <w:r w:rsidR="00007213">
        <w:fldChar w:fldCharType="separate"/>
      </w:r>
      <w:r w:rsidR="00A90213">
        <w:rPr>
          <w:noProof/>
        </w:rPr>
        <w:t>2</w:t>
      </w:r>
      <w:r w:rsidR="00007213">
        <w:rPr>
          <w:noProof/>
        </w:rPr>
        <w:fldChar w:fldCharType="end"/>
      </w:r>
      <w:r>
        <w:t xml:space="preserve"> .NET framework</w:t>
      </w:r>
      <w:bookmarkEnd w:id="9"/>
    </w:p>
    <w:p w14:paraId="1F0DF42E" w14:textId="77777777" w:rsidR="00BE6D71" w:rsidRDefault="00BE6D71" w:rsidP="00BE6D71"/>
    <w:p w14:paraId="755D4866" w14:textId="77777777" w:rsidR="00BE6D71" w:rsidRDefault="00BE6D71" w:rsidP="00BE6D71"/>
    <w:p w14:paraId="16AF5A08" w14:textId="77777777" w:rsidR="00BE6D71" w:rsidRDefault="00BE6D71" w:rsidP="00BE6D71"/>
    <w:p w14:paraId="601DAAD0" w14:textId="77777777" w:rsidR="00BE6D71" w:rsidRPr="00F44BF5" w:rsidRDefault="00BE6D71" w:rsidP="00BE6D71"/>
    <w:p w14:paraId="6D2ED975" w14:textId="77777777" w:rsidR="00BE6D71" w:rsidRDefault="00BE6D71" w:rsidP="00BE6D71">
      <w:pPr>
        <w:spacing w:line="360" w:lineRule="auto"/>
      </w:pPr>
    </w:p>
    <w:p w14:paraId="39594CEC" w14:textId="77777777" w:rsidR="00BE6D71" w:rsidRDefault="00BE6D71" w:rsidP="00BE6D71">
      <w:pPr>
        <w:pStyle w:val="ListParagraph"/>
        <w:numPr>
          <w:ilvl w:val="0"/>
          <w:numId w:val="2"/>
        </w:numPr>
        <w:spacing w:line="360" w:lineRule="auto"/>
        <w:jc w:val="both"/>
      </w:pPr>
      <w:r>
        <w:lastRenderedPageBreak/>
        <w:t>Framework: for this .NET MAUI Hybrid Blazor App was chosen to build the platform. It was used because it helps to use cross platform services. It is used to build native mobile and desktop applications with HTML, CSS and C# blended with Blazor. It even provides UI elements and platform specific APIs which can be rendered using Razor components.</w:t>
      </w:r>
    </w:p>
    <w:p w14:paraId="31E8D779" w14:textId="77777777" w:rsidR="00BE6D71" w:rsidRDefault="00BE6D71" w:rsidP="00BE6D71">
      <w:pPr>
        <w:spacing w:line="360" w:lineRule="auto"/>
        <w:ind w:firstLine="360"/>
        <w:jc w:val="both"/>
      </w:pPr>
      <w:r w:rsidRPr="00F44BF5">
        <w:t>.NET MAUI, Multi-platform UI is a cross-platform framework that allows us to create native mobile and desktop apps using C#. Using Blazor with MAUI, we can develop native Android, iOS, Desktop applications using the same code and .NET platform with C#.</w:t>
      </w:r>
    </w:p>
    <w:p w14:paraId="4C9EF959" w14:textId="104FE02D" w:rsidR="00BE6D71" w:rsidRDefault="00007213" w:rsidP="00BE6D71">
      <w:pPr>
        <w:spacing w:line="360" w:lineRule="auto"/>
        <w:jc w:val="both"/>
      </w:pPr>
      <w:sdt>
        <w:sdtPr>
          <w:id w:val="-121391475"/>
          <w:citation/>
        </w:sdtPr>
        <w:sdtEndPr/>
        <w:sdtContent>
          <w:r w:rsidR="00BE6D71">
            <w:fldChar w:fldCharType="begin"/>
          </w:r>
          <w:r w:rsidR="00BE6D71">
            <w:rPr>
              <w:lang w:val="en-US"/>
            </w:rPr>
            <w:instrText xml:space="preserve"> CITATION Rij23 \l 1033 </w:instrText>
          </w:r>
          <w:r w:rsidR="00BE6D71">
            <w:fldChar w:fldCharType="separate"/>
          </w:r>
          <w:r w:rsidR="000F2A84" w:rsidRPr="000F2A84">
            <w:rPr>
              <w:noProof/>
              <w:lang w:val="en-US"/>
            </w:rPr>
            <w:t>(Ansari, 2023)</w:t>
          </w:r>
          <w:r w:rsidR="00BE6D71">
            <w:fldChar w:fldCharType="end"/>
          </w:r>
        </w:sdtContent>
      </w:sdt>
    </w:p>
    <w:p w14:paraId="09D0B49C" w14:textId="77777777" w:rsidR="00BE6D71" w:rsidRDefault="00BE6D71" w:rsidP="00BE6D71">
      <w:pPr>
        <w:pStyle w:val="ListParagraph"/>
        <w:numPr>
          <w:ilvl w:val="0"/>
          <w:numId w:val="2"/>
        </w:numPr>
        <w:spacing w:line="360" w:lineRule="auto"/>
        <w:jc w:val="both"/>
      </w:pPr>
      <w:r>
        <w:t>External Libraries: for this project, Bootstrap CDN is used as it can help to improve the UI as well as make it a cleaner UX. It is like a collection of different template designs that can help in improving the feel of web development.</w:t>
      </w:r>
    </w:p>
    <w:p w14:paraId="26AD8004" w14:textId="77777777" w:rsidR="00BE6D71" w:rsidRDefault="00BE6D71" w:rsidP="00BE6D71">
      <w:pPr>
        <w:pStyle w:val="ListParagraph"/>
        <w:spacing w:line="360" w:lineRule="auto"/>
        <w:jc w:val="both"/>
      </w:pPr>
      <w:r>
        <w:t>Bootstrap is a free front-end framework for faster and easier web development</w:t>
      </w:r>
    </w:p>
    <w:p w14:paraId="6914EDE5" w14:textId="77777777" w:rsidR="00BE6D71" w:rsidRDefault="00BE6D71" w:rsidP="00BE6D71">
      <w:pPr>
        <w:pStyle w:val="ListParagraph"/>
        <w:spacing w:line="360" w:lineRule="auto"/>
        <w:jc w:val="both"/>
      </w:pPr>
      <w:r>
        <w:t>It includes HTML and CSS based design templates for typography, forms, buttons, tables, navigation, modals, image carousels and many other, as well as optional JavaScript plugins. It also gives you the ability to easily create responsive designs.</w:t>
      </w:r>
    </w:p>
    <w:p w14:paraId="62F75F3A" w14:textId="3661E814" w:rsidR="00BE6D71" w:rsidRDefault="00007213" w:rsidP="00BE6D71">
      <w:pPr>
        <w:pStyle w:val="ListParagraph"/>
        <w:spacing w:line="360" w:lineRule="auto"/>
        <w:jc w:val="both"/>
      </w:pPr>
      <w:sdt>
        <w:sdtPr>
          <w:id w:val="83047601"/>
          <w:citation/>
        </w:sdtPr>
        <w:sdtEndPr/>
        <w:sdtContent>
          <w:r w:rsidR="00BE6D71">
            <w:fldChar w:fldCharType="begin"/>
          </w:r>
          <w:r w:rsidR="00BE6D71">
            <w:rPr>
              <w:lang w:val="en-US"/>
            </w:rPr>
            <w:instrText xml:space="preserve"> CITATION Gee191 \l 1033 </w:instrText>
          </w:r>
          <w:r w:rsidR="00BE6D71">
            <w:fldChar w:fldCharType="separate"/>
          </w:r>
          <w:r w:rsidR="000F2A84" w:rsidRPr="000F2A84">
            <w:rPr>
              <w:noProof/>
              <w:lang w:val="en-US"/>
            </w:rPr>
            <w:t>(GeeksforGeeks, 2019)</w:t>
          </w:r>
          <w:r w:rsidR="00BE6D71">
            <w:fldChar w:fldCharType="end"/>
          </w:r>
        </w:sdtContent>
      </w:sdt>
    </w:p>
    <w:p w14:paraId="470D29A2" w14:textId="77777777" w:rsidR="00BE6D71" w:rsidRDefault="00BE6D71" w:rsidP="00BE6D71">
      <w:pPr>
        <w:spacing w:line="360" w:lineRule="auto"/>
        <w:jc w:val="both"/>
      </w:pPr>
    </w:p>
    <w:p w14:paraId="5F030577" w14:textId="77777777" w:rsidR="00BE6D71" w:rsidRDefault="00BE6D71" w:rsidP="00BE6D71">
      <w:pPr>
        <w:pStyle w:val="ListParagraph"/>
        <w:numPr>
          <w:ilvl w:val="0"/>
          <w:numId w:val="2"/>
        </w:numPr>
        <w:spacing w:line="360" w:lineRule="auto"/>
      </w:pPr>
      <w:r>
        <w:t>Blazor (Razor components) were used to write the various logics of pages and UI  and improve the bootstrap functionality.</w:t>
      </w:r>
      <w:r w:rsidRPr="00EB2235">
        <w:t xml:space="preserve"> Blazor is a modern front-end web framework based on HTML, CSS, and C# that helps you build web apps faster.</w:t>
      </w:r>
    </w:p>
    <w:p w14:paraId="11F5895D" w14:textId="69E0DCE7" w:rsidR="00BE6D71" w:rsidRDefault="00007213" w:rsidP="00BE6D71">
      <w:pPr>
        <w:pStyle w:val="ListParagraph"/>
        <w:spacing w:line="360" w:lineRule="auto"/>
      </w:pPr>
      <w:sdt>
        <w:sdtPr>
          <w:id w:val="-268778083"/>
          <w:citation/>
        </w:sdtPr>
        <w:sdtEndPr/>
        <w:sdtContent>
          <w:r w:rsidR="00BE6D71">
            <w:fldChar w:fldCharType="begin"/>
          </w:r>
          <w:r w:rsidR="00BE6D71">
            <w:rPr>
              <w:lang w:val="en-US"/>
            </w:rPr>
            <w:instrText xml:space="preserve"> CITATION Mic17 \l 1033 </w:instrText>
          </w:r>
          <w:r w:rsidR="00BE6D71">
            <w:fldChar w:fldCharType="separate"/>
          </w:r>
          <w:r w:rsidR="000F2A84" w:rsidRPr="000F2A84">
            <w:rPr>
              <w:noProof/>
              <w:lang w:val="en-US"/>
            </w:rPr>
            <w:t>(Microsoft Corp., 2017)</w:t>
          </w:r>
          <w:r w:rsidR="00BE6D71">
            <w:fldChar w:fldCharType="end"/>
          </w:r>
        </w:sdtContent>
      </w:sdt>
    </w:p>
    <w:p w14:paraId="13A3742D" w14:textId="77777777" w:rsidR="00BE6D71" w:rsidRDefault="00BE6D71" w:rsidP="00BE6D71">
      <w:pPr>
        <w:pStyle w:val="ListParagraph"/>
        <w:spacing w:line="360" w:lineRule="auto"/>
        <w:jc w:val="both"/>
      </w:pPr>
    </w:p>
    <w:p w14:paraId="00ACAF74" w14:textId="77777777" w:rsidR="00BE6D71" w:rsidRDefault="00BE6D71" w:rsidP="00BE6D71"/>
    <w:p w14:paraId="7BD3A517" w14:textId="77777777" w:rsidR="00BE6D71" w:rsidRDefault="00BE6D71" w:rsidP="00BE6D71"/>
    <w:p w14:paraId="01716D27" w14:textId="77777777" w:rsidR="00BE6D71" w:rsidRPr="00D77EA0" w:rsidRDefault="00BE6D71" w:rsidP="00BE6D71"/>
    <w:p w14:paraId="777531AE" w14:textId="77777777" w:rsidR="00BE6D71" w:rsidRDefault="00BE6D71" w:rsidP="00BE6D71">
      <w:pPr>
        <w:rPr>
          <w:rFonts w:eastAsiaTheme="majorEastAsia" w:cstheme="majorBidi"/>
          <w:b/>
          <w:sz w:val="26"/>
          <w:szCs w:val="26"/>
        </w:rPr>
      </w:pPr>
      <w:r>
        <w:br w:type="page"/>
      </w:r>
    </w:p>
    <w:p w14:paraId="65FFC91C" w14:textId="77777777" w:rsidR="00BE6D71" w:rsidRDefault="00BE6D71" w:rsidP="00BE6D71">
      <w:pPr>
        <w:pStyle w:val="Heading2"/>
      </w:pPr>
      <w:bookmarkStart w:id="10" w:name="_Toc203638164"/>
      <w:r>
        <w:lastRenderedPageBreak/>
        <w:t>Persistence Mechanism(File Handling)</w:t>
      </w:r>
      <w:bookmarkEnd w:id="10"/>
    </w:p>
    <w:p w14:paraId="20D327F1" w14:textId="77777777" w:rsidR="00BE6D71" w:rsidRDefault="00BE6D71" w:rsidP="00BE6D71"/>
    <w:p w14:paraId="5FB00A30" w14:textId="77777777" w:rsidR="00BE6D71" w:rsidRDefault="00BE6D71" w:rsidP="00BE6D71">
      <w:pPr>
        <w:spacing w:line="360" w:lineRule="auto"/>
        <w:jc w:val="both"/>
      </w:pPr>
      <w:r>
        <w:t>For storing each of the files of our project JSON was used as a primary data storage which can be located in the various app data folders, similarly a helper class of JSON is stored inside to use the functionality of JSON files asynchronously which means it can save multiple files without waiting for the previous file to be saved or completed before moving to the next file.</w:t>
      </w:r>
    </w:p>
    <w:p w14:paraId="7F83B1C5" w14:textId="77777777" w:rsidR="00BE6D71" w:rsidRDefault="00BE6D71" w:rsidP="00BE6D71">
      <w:pPr>
        <w:spacing w:line="360" w:lineRule="auto"/>
        <w:jc w:val="both"/>
      </w:pPr>
    </w:p>
    <w:p w14:paraId="7A47C6B4" w14:textId="77777777" w:rsidR="00BE6D71" w:rsidRDefault="00BE6D71" w:rsidP="00BE6D71">
      <w:pPr>
        <w:spacing w:line="360" w:lineRule="auto"/>
        <w:ind w:firstLine="576"/>
        <w:jc w:val="both"/>
      </w:pPr>
      <w:r w:rsidRPr="003E1490">
        <w:t>JSON (JavaScript Object Notation) is a lightweight data-interchange format. It is easy for humans to read and write. It is easy for machines to parse and generate. It is based on a subset of the JavaScript Programming Language</w:t>
      </w:r>
      <w:r>
        <w:t>.</w:t>
      </w:r>
    </w:p>
    <w:p w14:paraId="2E9ED636" w14:textId="77777777" w:rsidR="00BE6D71" w:rsidRDefault="00BE6D71" w:rsidP="00BE6D71">
      <w:pPr>
        <w:spacing w:line="360" w:lineRule="auto"/>
        <w:ind w:firstLine="576"/>
        <w:jc w:val="both"/>
      </w:pPr>
      <w:r w:rsidRPr="00EE2558">
        <w:t xml:space="preserve"> </w:t>
      </w:r>
      <w:r>
        <w:t>JSON is built on two structures:</w:t>
      </w:r>
    </w:p>
    <w:p w14:paraId="1E8CA1F9" w14:textId="77777777" w:rsidR="00BE6D71" w:rsidRDefault="00BE6D71" w:rsidP="00BE6D71">
      <w:pPr>
        <w:spacing w:line="360" w:lineRule="auto"/>
        <w:jc w:val="both"/>
      </w:pPr>
      <w:r>
        <w:t>A collection of name/value pairs. In various languages, this is realized as an object, record, struct, dictionary, hash table, keyed list, or associative array.</w:t>
      </w:r>
    </w:p>
    <w:p w14:paraId="142E8475" w14:textId="0FB69D39" w:rsidR="00BE6D71" w:rsidRDefault="00BE6D71" w:rsidP="00BE6D71">
      <w:pPr>
        <w:spacing w:line="360" w:lineRule="auto"/>
        <w:jc w:val="both"/>
      </w:pPr>
      <w:r>
        <w:t>An ordered list of values. In most languages, this is realized as an array, vector, list, or sequence.</w:t>
      </w:r>
      <w:sdt>
        <w:sdtPr>
          <w:id w:val="-1231223256"/>
          <w:citation/>
        </w:sdtPr>
        <w:sdtEndPr/>
        <w:sdtContent>
          <w:r>
            <w:fldChar w:fldCharType="begin"/>
          </w:r>
          <w:r>
            <w:rPr>
              <w:lang w:val="en-US"/>
            </w:rPr>
            <w:instrText xml:space="preserve"> CITATION JSO19 \l 1033 </w:instrText>
          </w:r>
          <w:r>
            <w:fldChar w:fldCharType="separate"/>
          </w:r>
          <w:r w:rsidR="000F2A84">
            <w:rPr>
              <w:noProof/>
              <w:lang w:val="en-US"/>
            </w:rPr>
            <w:t xml:space="preserve"> </w:t>
          </w:r>
          <w:r w:rsidR="000F2A84" w:rsidRPr="000F2A84">
            <w:rPr>
              <w:noProof/>
              <w:lang w:val="en-US"/>
            </w:rPr>
            <w:t>(JSON Org., 2019)</w:t>
          </w:r>
          <w:r>
            <w:fldChar w:fldCharType="end"/>
          </w:r>
        </w:sdtContent>
      </w:sdt>
    </w:p>
    <w:p w14:paraId="2D4C17C0" w14:textId="77777777" w:rsidR="00F43303" w:rsidRDefault="00F43303" w:rsidP="00F43303"/>
    <w:p w14:paraId="0E59E88E" w14:textId="2A3B380D" w:rsidR="00F43303" w:rsidRDefault="00F43303" w:rsidP="00F43303"/>
    <w:p w14:paraId="3CE2017F" w14:textId="45603682" w:rsidR="00F43303" w:rsidRDefault="00F43303" w:rsidP="00F43303"/>
    <w:p w14:paraId="1717FD1C" w14:textId="0E55D385" w:rsidR="00F43303" w:rsidRDefault="00F43303" w:rsidP="00F43303"/>
    <w:p w14:paraId="0DA05F93" w14:textId="5C7F3E1A" w:rsidR="00F43303" w:rsidRDefault="00F43303" w:rsidP="00F43303"/>
    <w:p w14:paraId="187E5206" w14:textId="77777777" w:rsidR="00F43303" w:rsidRPr="000E6F5E" w:rsidRDefault="00F43303" w:rsidP="00F43303"/>
    <w:p w14:paraId="1E4FBA83" w14:textId="19409386" w:rsidR="008B1759" w:rsidRDefault="008B1759">
      <w:pPr>
        <w:rPr>
          <w:rFonts w:eastAsiaTheme="majorEastAsia" w:cstheme="majorBidi"/>
          <w:b/>
          <w:sz w:val="26"/>
          <w:szCs w:val="26"/>
        </w:rPr>
      </w:pPr>
    </w:p>
    <w:p w14:paraId="5D684662" w14:textId="0460FB1E" w:rsidR="00C4185F" w:rsidRDefault="00C4185F">
      <w:pPr>
        <w:rPr>
          <w:rFonts w:eastAsiaTheme="majorEastAsia" w:cstheme="majorBidi"/>
          <w:b/>
          <w:sz w:val="26"/>
          <w:szCs w:val="26"/>
        </w:rPr>
      </w:pPr>
    </w:p>
    <w:p w14:paraId="178E5563" w14:textId="4A6E863D" w:rsidR="00C4185F" w:rsidRDefault="00C4185F">
      <w:pPr>
        <w:rPr>
          <w:rFonts w:eastAsiaTheme="majorEastAsia" w:cstheme="majorBidi"/>
          <w:b/>
          <w:sz w:val="26"/>
          <w:szCs w:val="26"/>
        </w:rPr>
      </w:pPr>
    </w:p>
    <w:p w14:paraId="0D20B2BF" w14:textId="77777777" w:rsidR="00C4185F" w:rsidRDefault="00C4185F">
      <w:pPr>
        <w:rPr>
          <w:rFonts w:eastAsiaTheme="majorEastAsia" w:cstheme="majorBidi"/>
          <w:b/>
          <w:sz w:val="26"/>
          <w:szCs w:val="26"/>
        </w:rPr>
      </w:pPr>
    </w:p>
    <w:p w14:paraId="67F0019A" w14:textId="77777777" w:rsidR="000945B1" w:rsidRDefault="000945B1">
      <w:pPr>
        <w:rPr>
          <w:rFonts w:eastAsiaTheme="majorEastAsia" w:cstheme="majorBidi"/>
          <w:b/>
          <w:sz w:val="26"/>
          <w:szCs w:val="26"/>
        </w:rPr>
      </w:pPr>
    </w:p>
    <w:p w14:paraId="7749C7A9" w14:textId="42006726" w:rsidR="00DC5F6F" w:rsidRDefault="00DB3D1C" w:rsidP="007D5374">
      <w:pPr>
        <w:pStyle w:val="Heading1"/>
      </w:pPr>
      <w:bookmarkStart w:id="11" w:name="_Toc203638165"/>
      <w:r>
        <w:lastRenderedPageBreak/>
        <w:t>Features and functionalities</w:t>
      </w:r>
      <w:r w:rsidR="00DC5F6F">
        <w:t>.</w:t>
      </w:r>
      <w:bookmarkEnd w:id="11"/>
    </w:p>
    <w:p w14:paraId="647D839F" w14:textId="77777777" w:rsidR="00DC5F6F" w:rsidRDefault="00DC5F6F" w:rsidP="00DC5F6F"/>
    <w:p w14:paraId="3E2F53E3" w14:textId="77777777" w:rsidR="00DC5F6F" w:rsidRDefault="00DC5F6F" w:rsidP="00DC5F6F">
      <w:r>
        <w:t>The key features of these apps include:</w:t>
      </w:r>
    </w:p>
    <w:p w14:paraId="38B1FF3C" w14:textId="77777777" w:rsidR="00DC5F6F" w:rsidRDefault="00DC5F6F" w:rsidP="00DC5F6F"/>
    <w:p w14:paraId="1F997D7C" w14:textId="77777777" w:rsidR="00DC5F6F" w:rsidRDefault="00DC5F6F" w:rsidP="00DC5F6F">
      <w:pPr>
        <w:pStyle w:val="ListParagraph"/>
        <w:numPr>
          <w:ilvl w:val="0"/>
          <w:numId w:val="8"/>
        </w:numPr>
      </w:pPr>
      <w:r>
        <w:t>Tracking of cash inflows, outflows and debts which specifies about the source of money through income, expense or a liability to pay off.</w:t>
      </w:r>
    </w:p>
    <w:p w14:paraId="5E6FCBF9" w14:textId="77777777" w:rsidR="00DC5F6F" w:rsidRDefault="00DC5F6F" w:rsidP="00DC5F6F"/>
    <w:p w14:paraId="01F0E5B4" w14:textId="77777777" w:rsidR="00DC5F6F" w:rsidRDefault="00DC5F6F" w:rsidP="00DC5F6F">
      <w:r>
        <w:t>Each of these transactions are displayed with the transaction type and with listed details.</w:t>
      </w:r>
    </w:p>
    <w:p w14:paraId="11A8E07E" w14:textId="77777777" w:rsidR="00DC5F6F" w:rsidRDefault="00DC5F6F" w:rsidP="00DC5F6F"/>
    <w:p w14:paraId="16B8FACD" w14:textId="77777777" w:rsidR="00DC5F6F" w:rsidRDefault="00DC5F6F" w:rsidP="00DC5F6F">
      <w:pPr>
        <w:jc w:val="center"/>
      </w:pPr>
      <w:r>
        <w:t>Credit transactions</w:t>
      </w:r>
    </w:p>
    <w:p w14:paraId="36561932" w14:textId="77777777" w:rsidR="004645D1" w:rsidRDefault="00DC5F6F" w:rsidP="004645D1">
      <w:pPr>
        <w:keepNext/>
        <w:jc w:val="center"/>
      </w:pPr>
      <w:r w:rsidRPr="000659E3">
        <w:rPr>
          <w:noProof/>
        </w:rPr>
        <w:drawing>
          <wp:inline distT="0" distB="0" distL="0" distR="0" wp14:anchorId="4EE6CDD5" wp14:editId="07735500">
            <wp:extent cx="6509555" cy="1754659"/>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45618" cy="1764380"/>
                    </a:xfrm>
                    <a:prstGeom prst="rect">
                      <a:avLst/>
                    </a:prstGeom>
                  </pic:spPr>
                </pic:pic>
              </a:graphicData>
            </a:graphic>
          </wp:inline>
        </w:drawing>
      </w:r>
    </w:p>
    <w:p w14:paraId="517A375B" w14:textId="6D4D10E9" w:rsidR="00DC5F6F" w:rsidRDefault="004645D1" w:rsidP="004645D1">
      <w:pPr>
        <w:pStyle w:val="Caption"/>
        <w:jc w:val="center"/>
      </w:pPr>
      <w:bookmarkStart w:id="12" w:name="_Toc203640423"/>
      <w:r>
        <w:t xml:space="preserve">Figure </w:t>
      </w:r>
      <w:r w:rsidR="00007213">
        <w:fldChar w:fldCharType="begin"/>
      </w:r>
      <w:r w:rsidR="00007213">
        <w:instrText xml:space="preserve"> SEQ Figure \* ARABIC </w:instrText>
      </w:r>
      <w:r w:rsidR="00007213">
        <w:fldChar w:fldCharType="separate"/>
      </w:r>
      <w:r w:rsidR="00A90213">
        <w:rPr>
          <w:noProof/>
        </w:rPr>
        <w:t>3</w:t>
      </w:r>
      <w:r w:rsidR="00007213">
        <w:rPr>
          <w:noProof/>
        </w:rPr>
        <w:fldChar w:fldCharType="end"/>
      </w:r>
      <w:r>
        <w:t xml:space="preserve"> Credit transaction</w:t>
      </w:r>
      <w:bookmarkEnd w:id="12"/>
    </w:p>
    <w:p w14:paraId="58AA7054" w14:textId="77777777" w:rsidR="00DC5F6F" w:rsidRPr="000659E3" w:rsidRDefault="00DC5F6F" w:rsidP="004645D1">
      <w:pPr>
        <w:jc w:val="center"/>
      </w:pPr>
      <w:r>
        <w:t>Debit Transactions</w:t>
      </w:r>
    </w:p>
    <w:p w14:paraId="72A29F27" w14:textId="77777777" w:rsidR="004645D1" w:rsidRDefault="00DC5F6F" w:rsidP="004645D1">
      <w:pPr>
        <w:keepNext/>
        <w:jc w:val="center"/>
      </w:pPr>
      <w:r w:rsidRPr="0055040F">
        <w:rPr>
          <w:rFonts w:eastAsiaTheme="majorEastAsia" w:cstheme="majorBidi"/>
          <w:b/>
          <w:noProof/>
        </w:rPr>
        <w:drawing>
          <wp:inline distT="0" distB="0" distL="0" distR="0" wp14:anchorId="6E9094B3" wp14:editId="3BA57D9B">
            <wp:extent cx="5943600" cy="16313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31315"/>
                    </a:xfrm>
                    <a:prstGeom prst="rect">
                      <a:avLst/>
                    </a:prstGeom>
                  </pic:spPr>
                </pic:pic>
              </a:graphicData>
            </a:graphic>
          </wp:inline>
        </w:drawing>
      </w:r>
    </w:p>
    <w:p w14:paraId="1DA4314A" w14:textId="12C10ABC" w:rsidR="00DC5F6F" w:rsidRDefault="004645D1" w:rsidP="004645D1">
      <w:pPr>
        <w:pStyle w:val="Caption"/>
        <w:jc w:val="center"/>
      </w:pPr>
      <w:bookmarkStart w:id="13" w:name="_Toc203640424"/>
      <w:r>
        <w:t xml:space="preserve">Figure </w:t>
      </w:r>
      <w:r w:rsidR="00007213">
        <w:fldChar w:fldCharType="begin"/>
      </w:r>
      <w:r w:rsidR="00007213">
        <w:instrText xml:space="preserve"> SEQ Figure \* ARABIC </w:instrText>
      </w:r>
      <w:r w:rsidR="00007213">
        <w:fldChar w:fldCharType="separate"/>
      </w:r>
      <w:r w:rsidR="00A90213">
        <w:rPr>
          <w:noProof/>
        </w:rPr>
        <w:t>4</w:t>
      </w:r>
      <w:r w:rsidR="00007213">
        <w:rPr>
          <w:noProof/>
        </w:rPr>
        <w:fldChar w:fldCharType="end"/>
      </w:r>
      <w:r>
        <w:t xml:space="preserve"> Debit transaction</w:t>
      </w:r>
      <w:bookmarkEnd w:id="13"/>
    </w:p>
    <w:p w14:paraId="3F03B781" w14:textId="77777777" w:rsidR="00DC5F6F" w:rsidRDefault="00DC5F6F" w:rsidP="004645D1">
      <w:pPr>
        <w:jc w:val="center"/>
        <w:rPr>
          <w:rFonts w:eastAsiaTheme="majorEastAsia" w:cstheme="majorBidi"/>
          <w:b/>
        </w:rPr>
      </w:pPr>
    </w:p>
    <w:p w14:paraId="45C87E0F" w14:textId="77777777" w:rsidR="00DC5F6F" w:rsidRDefault="00DC5F6F" w:rsidP="004645D1">
      <w:pPr>
        <w:jc w:val="center"/>
        <w:rPr>
          <w:rFonts w:eastAsiaTheme="majorEastAsia" w:cstheme="majorBidi"/>
          <w:b/>
        </w:rPr>
      </w:pPr>
    </w:p>
    <w:p w14:paraId="3798D420" w14:textId="77777777" w:rsidR="00DC5F6F" w:rsidRDefault="00DC5F6F" w:rsidP="004645D1">
      <w:pPr>
        <w:jc w:val="center"/>
        <w:rPr>
          <w:rFonts w:eastAsiaTheme="majorEastAsia" w:cstheme="majorBidi"/>
          <w:b/>
        </w:rPr>
      </w:pPr>
    </w:p>
    <w:p w14:paraId="0FE52022" w14:textId="77777777" w:rsidR="004645D1" w:rsidRDefault="00DC5F6F" w:rsidP="004645D1">
      <w:pPr>
        <w:keepNext/>
        <w:jc w:val="center"/>
      </w:pPr>
      <w:r w:rsidRPr="006148A3">
        <w:rPr>
          <w:rFonts w:eastAsiaTheme="majorEastAsia" w:cstheme="majorBidi"/>
          <w:b/>
          <w:noProof/>
        </w:rPr>
        <w:lastRenderedPageBreak/>
        <w:drawing>
          <wp:inline distT="0" distB="0" distL="0" distR="0" wp14:anchorId="56D07069" wp14:editId="15754277">
            <wp:extent cx="5943600" cy="20516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51685"/>
                    </a:xfrm>
                    <a:prstGeom prst="rect">
                      <a:avLst/>
                    </a:prstGeom>
                  </pic:spPr>
                </pic:pic>
              </a:graphicData>
            </a:graphic>
          </wp:inline>
        </w:drawing>
      </w:r>
    </w:p>
    <w:p w14:paraId="34EFDE45" w14:textId="4F245C3F" w:rsidR="00DC5F6F" w:rsidRDefault="004645D1" w:rsidP="004645D1">
      <w:pPr>
        <w:pStyle w:val="Caption"/>
        <w:jc w:val="center"/>
      </w:pPr>
      <w:bookmarkStart w:id="14" w:name="_Toc203640425"/>
      <w:r>
        <w:t xml:space="preserve">Figure </w:t>
      </w:r>
      <w:r w:rsidR="00007213">
        <w:fldChar w:fldCharType="begin"/>
      </w:r>
      <w:r w:rsidR="00007213">
        <w:instrText xml:space="preserve"> SEQ Figure \* ARABIC </w:instrText>
      </w:r>
      <w:r w:rsidR="00007213">
        <w:fldChar w:fldCharType="separate"/>
      </w:r>
      <w:r w:rsidR="00A90213">
        <w:rPr>
          <w:noProof/>
        </w:rPr>
        <w:t>5</w:t>
      </w:r>
      <w:r w:rsidR="00007213">
        <w:rPr>
          <w:noProof/>
        </w:rPr>
        <w:fldChar w:fldCharType="end"/>
      </w:r>
      <w:r>
        <w:t xml:space="preserve"> Debt transaction</w:t>
      </w:r>
      <w:bookmarkEnd w:id="14"/>
    </w:p>
    <w:p w14:paraId="712EB9D5" w14:textId="77777777" w:rsidR="00DC5F6F" w:rsidRDefault="00DC5F6F" w:rsidP="00DC5F6F"/>
    <w:p w14:paraId="60A80739" w14:textId="77777777" w:rsidR="00D07784" w:rsidRDefault="00DC5F6F" w:rsidP="00D07784">
      <w:pPr>
        <w:keepNext/>
        <w:jc w:val="center"/>
      </w:pPr>
      <w:r w:rsidRPr="00A47F72">
        <w:rPr>
          <w:rFonts w:eastAsiaTheme="majorEastAsia" w:cstheme="majorBidi"/>
          <w:b/>
          <w:noProof/>
        </w:rPr>
        <w:drawing>
          <wp:inline distT="0" distB="0" distL="0" distR="0" wp14:anchorId="4E838C4C" wp14:editId="27AA1AE0">
            <wp:extent cx="5943600" cy="716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1766"/>
                    <a:stretch/>
                  </pic:blipFill>
                  <pic:spPr bwMode="auto">
                    <a:xfrm>
                      <a:off x="0" y="0"/>
                      <a:ext cx="5943600" cy="716280"/>
                    </a:xfrm>
                    <a:prstGeom prst="rect">
                      <a:avLst/>
                    </a:prstGeom>
                    <a:ln>
                      <a:noFill/>
                    </a:ln>
                    <a:extLst>
                      <a:ext uri="{53640926-AAD7-44D8-BBD7-CCE9431645EC}">
                        <a14:shadowObscured xmlns:a14="http://schemas.microsoft.com/office/drawing/2010/main"/>
                      </a:ext>
                    </a:extLst>
                  </pic:spPr>
                </pic:pic>
              </a:graphicData>
            </a:graphic>
          </wp:inline>
        </w:drawing>
      </w:r>
    </w:p>
    <w:p w14:paraId="289C0622" w14:textId="3BDD0B6D" w:rsidR="00DC5F6F" w:rsidRDefault="00D07784" w:rsidP="00D07784">
      <w:pPr>
        <w:pStyle w:val="Caption"/>
        <w:jc w:val="center"/>
      </w:pPr>
      <w:bookmarkStart w:id="15" w:name="_Toc203640426"/>
      <w:r>
        <w:t xml:space="preserve">Figure </w:t>
      </w:r>
      <w:r w:rsidR="00007213">
        <w:fldChar w:fldCharType="begin"/>
      </w:r>
      <w:r w:rsidR="00007213">
        <w:instrText xml:space="preserve"> SEQ Figure \* ARABIC </w:instrText>
      </w:r>
      <w:r w:rsidR="00007213">
        <w:fldChar w:fldCharType="separate"/>
      </w:r>
      <w:r w:rsidR="00A90213">
        <w:rPr>
          <w:noProof/>
        </w:rPr>
        <w:t>6</w:t>
      </w:r>
      <w:r w:rsidR="00007213">
        <w:rPr>
          <w:noProof/>
        </w:rPr>
        <w:fldChar w:fldCharType="end"/>
      </w:r>
      <w:r>
        <w:t xml:space="preserve"> Transaction types in the system</w:t>
      </w:r>
      <w:bookmarkEnd w:id="15"/>
    </w:p>
    <w:p w14:paraId="04A4139B" w14:textId="77777777" w:rsidR="00DC5F6F" w:rsidRDefault="00DC5F6F" w:rsidP="00DC5F6F"/>
    <w:p w14:paraId="2590DF34" w14:textId="77777777" w:rsidR="00DC5F6F" w:rsidRDefault="00DC5F6F" w:rsidP="00DC5F6F"/>
    <w:p w14:paraId="41CF82B7" w14:textId="77777777" w:rsidR="00DC5F6F" w:rsidRDefault="00DC5F6F" w:rsidP="00DC5F6F"/>
    <w:p w14:paraId="50D6827E" w14:textId="77777777" w:rsidR="00DC5F6F" w:rsidRDefault="00DC5F6F" w:rsidP="00DC5F6F"/>
    <w:p w14:paraId="5058F7B6" w14:textId="77777777" w:rsidR="00DC5F6F" w:rsidRDefault="00DC5F6F" w:rsidP="00DC5F6F"/>
    <w:p w14:paraId="0023D617" w14:textId="77777777" w:rsidR="00DC5F6F" w:rsidRDefault="00DC5F6F" w:rsidP="00DC5F6F"/>
    <w:p w14:paraId="79D8E314" w14:textId="77777777" w:rsidR="00DC5F6F" w:rsidRDefault="00DC5F6F" w:rsidP="00DC5F6F"/>
    <w:p w14:paraId="108C7559" w14:textId="77777777" w:rsidR="00DC5F6F" w:rsidRDefault="00DC5F6F" w:rsidP="00DC5F6F"/>
    <w:p w14:paraId="777E9B97" w14:textId="37E77720" w:rsidR="00DC5F6F" w:rsidRDefault="00DC5F6F" w:rsidP="00DC5F6F"/>
    <w:p w14:paraId="45D1E662" w14:textId="77777777" w:rsidR="00CB1BE5" w:rsidRDefault="00CB1BE5" w:rsidP="00DC5F6F"/>
    <w:p w14:paraId="09FCA16C" w14:textId="3BC96302" w:rsidR="009576D4" w:rsidRDefault="009576D4" w:rsidP="00DC5F6F"/>
    <w:p w14:paraId="37E81519" w14:textId="77777777" w:rsidR="009576D4" w:rsidRDefault="009576D4" w:rsidP="00DC5F6F"/>
    <w:p w14:paraId="4F23DBE7" w14:textId="77777777" w:rsidR="00DC5F6F" w:rsidRDefault="00DC5F6F" w:rsidP="00DC5F6F"/>
    <w:p w14:paraId="2DB80410" w14:textId="77777777" w:rsidR="00DC5F6F" w:rsidRDefault="00DC5F6F" w:rsidP="00DC5F6F"/>
    <w:p w14:paraId="078096CF" w14:textId="77777777" w:rsidR="00DC5F6F" w:rsidRDefault="00DC5F6F" w:rsidP="00DC5F6F"/>
    <w:p w14:paraId="6B263121" w14:textId="77777777" w:rsidR="00DC5F6F" w:rsidRDefault="00DC5F6F" w:rsidP="00DC5F6F">
      <w:pPr>
        <w:pStyle w:val="ListParagraph"/>
        <w:numPr>
          <w:ilvl w:val="0"/>
          <w:numId w:val="8"/>
        </w:numPr>
      </w:pPr>
      <w:r>
        <w:lastRenderedPageBreak/>
        <w:t>Sufficient Balance Check for outflows:</w:t>
      </w:r>
    </w:p>
    <w:p w14:paraId="3337A617" w14:textId="77777777" w:rsidR="00DC5F6F" w:rsidRDefault="00DC5F6F" w:rsidP="00DC5F6F">
      <w:r>
        <w:t>Where users can spend money by checking the available balance before performing a transaction. An error message is displayed when the user tries to clear the debt from the outstanding debts.</w:t>
      </w:r>
    </w:p>
    <w:p w14:paraId="78EB97CB" w14:textId="77777777" w:rsidR="00DC5F6F" w:rsidRDefault="00DC5F6F" w:rsidP="00DC5F6F"/>
    <w:p w14:paraId="4E5AB861" w14:textId="77777777" w:rsidR="009576D4" w:rsidRDefault="00DC5F6F" w:rsidP="00117513">
      <w:pPr>
        <w:keepNext/>
        <w:jc w:val="center"/>
      </w:pPr>
      <w:r w:rsidRPr="007F6FCF">
        <w:rPr>
          <w:noProof/>
        </w:rPr>
        <w:drawing>
          <wp:inline distT="0" distB="0" distL="0" distR="0" wp14:anchorId="43D5BFFE" wp14:editId="7A334B16">
            <wp:extent cx="5943600" cy="1693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93545"/>
                    </a:xfrm>
                    <a:prstGeom prst="rect">
                      <a:avLst/>
                    </a:prstGeom>
                  </pic:spPr>
                </pic:pic>
              </a:graphicData>
            </a:graphic>
          </wp:inline>
        </w:drawing>
      </w:r>
    </w:p>
    <w:p w14:paraId="012B45FA" w14:textId="109AD949" w:rsidR="00DC5F6F" w:rsidRDefault="009576D4" w:rsidP="00117513">
      <w:pPr>
        <w:pStyle w:val="Caption"/>
        <w:jc w:val="center"/>
      </w:pPr>
      <w:bookmarkStart w:id="16" w:name="_Toc203640427"/>
      <w:r>
        <w:t xml:space="preserve">Figure </w:t>
      </w:r>
      <w:r w:rsidR="00007213">
        <w:fldChar w:fldCharType="begin"/>
      </w:r>
      <w:r w:rsidR="00007213">
        <w:instrText xml:space="preserve"> SEQ Figure \* ARABIC </w:instrText>
      </w:r>
      <w:r w:rsidR="00007213">
        <w:fldChar w:fldCharType="separate"/>
      </w:r>
      <w:r w:rsidR="00A90213">
        <w:rPr>
          <w:noProof/>
        </w:rPr>
        <w:t>7</w:t>
      </w:r>
      <w:r w:rsidR="00007213">
        <w:rPr>
          <w:noProof/>
        </w:rPr>
        <w:fldChar w:fldCharType="end"/>
      </w:r>
      <w:r>
        <w:t xml:space="preserve"> Sufficient balance check</w:t>
      </w:r>
      <w:bookmarkEnd w:id="16"/>
    </w:p>
    <w:p w14:paraId="74284BC7" w14:textId="77777777" w:rsidR="00DC5F6F" w:rsidRDefault="00DC5F6F" w:rsidP="00DC5F6F"/>
    <w:p w14:paraId="3B694308" w14:textId="5F96117C" w:rsidR="00DC5F6F" w:rsidRPr="00D36BB1" w:rsidRDefault="002047E0" w:rsidP="00DC5F6F">
      <w:r>
        <w:br w:type="page"/>
      </w:r>
    </w:p>
    <w:p w14:paraId="503D5CC7" w14:textId="77777777" w:rsidR="00DC5F6F" w:rsidRDefault="00DC5F6F" w:rsidP="00DC5F6F">
      <w:pPr>
        <w:pStyle w:val="ListParagraph"/>
        <w:numPr>
          <w:ilvl w:val="0"/>
          <w:numId w:val="8"/>
        </w:numPr>
        <w:spacing w:line="360" w:lineRule="auto"/>
      </w:pPr>
      <w:r>
        <w:lastRenderedPageBreak/>
        <w:t>Clearing debt from inflows and highlighting pending debts</w:t>
      </w:r>
    </w:p>
    <w:p w14:paraId="5D1D1416" w14:textId="77777777" w:rsidR="00DC5F6F" w:rsidRDefault="00DC5F6F" w:rsidP="00DC5F6F">
      <w:pPr>
        <w:pStyle w:val="ListParagraph"/>
        <w:spacing w:line="360" w:lineRule="auto"/>
      </w:pPr>
    </w:p>
    <w:p w14:paraId="3F986902" w14:textId="77777777" w:rsidR="00DC5F6F" w:rsidRDefault="00DC5F6F" w:rsidP="00DC5F6F">
      <w:pPr>
        <w:pStyle w:val="ListParagraph"/>
        <w:spacing w:line="360" w:lineRule="auto"/>
      </w:pPr>
      <w:r>
        <w:t>Users can clear debts from their cash inflows. These pending debts can be seen on dashboard, these have due dates and amount that needs to be cleared in the specific amount of time.</w:t>
      </w:r>
    </w:p>
    <w:p w14:paraId="55014379" w14:textId="77777777" w:rsidR="00DC5F6F" w:rsidRDefault="00DC5F6F" w:rsidP="00DC5F6F">
      <w:pPr>
        <w:pStyle w:val="ListParagraph"/>
        <w:spacing w:line="360" w:lineRule="auto"/>
      </w:pPr>
    </w:p>
    <w:p w14:paraId="14BEB768" w14:textId="77777777" w:rsidR="002047E0" w:rsidRDefault="00DC5F6F" w:rsidP="002047E0">
      <w:pPr>
        <w:pStyle w:val="ListParagraph"/>
        <w:keepNext/>
        <w:spacing w:line="360" w:lineRule="auto"/>
        <w:jc w:val="center"/>
      </w:pPr>
      <w:r w:rsidRPr="00203BD9">
        <w:rPr>
          <w:noProof/>
        </w:rPr>
        <w:drawing>
          <wp:inline distT="0" distB="0" distL="0" distR="0" wp14:anchorId="1CD486B4" wp14:editId="204056AC">
            <wp:extent cx="5943600" cy="5149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14985"/>
                    </a:xfrm>
                    <a:prstGeom prst="rect">
                      <a:avLst/>
                    </a:prstGeom>
                  </pic:spPr>
                </pic:pic>
              </a:graphicData>
            </a:graphic>
          </wp:inline>
        </w:drawing>
      </w:r>
    </w:p>
    <w:p w14:paraId="2C865951" w14:textId="4BC22671" w:rsidR="00DC5F6F" w:rsidRDefault="002047E0" w:rsidP="002047E0">
      <w:pPr>
        <w:pStyle w:val="Caption"/>
        <w:jc w:val="center"/>
      </w:pPr>
      <w:bookmarkStart w:id="17" w:name="_Toc203640428"/>
      <w:r>
        <w:t xml:space="preserve">Figure </w:t>
      </w:r>
      <w:r w:rsidR="00007213">
        <w:fldChar w:fldCharType="begin"/>
      </w:r>
      <w:r w:rsidR="00007213">
        <w:instrText xml:space="preserve"> SEQ Figure \* ARABIC </w:instrText>
      </w:r>
      <w:r w:rsidR="00007213">
        <w:fldChar w:fldCharType="separate"/>
      </w:r>
      <w:r w:rsidR="00A90213">
        <w:rPr>
          <w:noProof/>
        </w:rPr>
        <w:t>8</w:t>
      </w:r>
      <w:r w:rsidR="00007213">
        <w:rPr>
          <w:noProof/>
        </w:rPr>
        <w:fldChar w:fldCharType="end"/>
      </w:r>
      <w:r>
        <w:t xml:space="preserve"> Clearing debts from inflow</w:t>
      </w:r>
      <w:bookmarkEnd w:id="17"/>
    </w:p>
    <w:p w14:paraId="391D4288" w14:textId="77777777" w:rsidR="00DC5F6F" w:rsidRDefault="00DC5F6F" w:rsidP="002047E0">
      <w:pPr>
        <w:pStyle w:val="ListParagraph"/>
        <w:spacing w:line="360" w:lineRule="auto"/>
        <w:jc w:val="center"/>
      </w:pPr>
    </w:p>
    <w:p w14:paraId="75F77B0C" w14:textId="77777777" w:rsidR="002047E0" w:rsidRDefault="00DC5F6F" w:rsidP="002047E0">
      <w:pPr>
        <w:pStyle w:val="ListParagraph"/>
        <w:keepNext/>
        <w:spacing w:line="360" w:lineRule="auto"/>
        <w:jc w:val="center"/>
      </w:pPr>
      <w:r w:rsidRPr="00E328D2">
        <w:rPr>
          <w:noProof/>
        </w:rPr>
        <w:drawing>
          <wp:inline distT="0" distB="0" distL="0" distR="0" wp14:anchorId="5F49CF90" wp14:editId="2DACA14E">
            <wp:extent cx="5943600" cy="6794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79450"/>
                    </a:xfrm>
                    <a:prstGeom prst="rect">
                      <a:avLst/>
                    </a:prstGeom>
                  </pic:spPr>
                </pic:pic>
              </a:graphicData>
            </a:graphic>
          </wp:inline>
        </w:drawing>
      </w:r>
    </w:p>
    <w:p w14:paraId="328E2789" w14:textId="1567052C" w:rsidR="00DC5F6F" w:rsidRDefault="002047E0" w:rsidP="002047E0">
      <w:pPr>
        <w:pStyle w:val="Caption"/>
        <w:jc w:val="center"/>
      </w:pPr>
      <w:bookmarkStart w:id="18" w:name="_Toc203640429"/>
      <w:r>
        <w:t xml:space="preserve">Figure </w:t>
      </w:r>
      <w:r w:rsidR="00007213">
        <w:fldChar w:fldCharType="begin"/>
      </w:r>
      <w:r w:rsidR="00007213">
        <w:instrText xml:space="preserve"> SEQ Figure \* ARABIC </w:instrText>
      </w:r>
      <w:r w:rsidR="00007213">
        <w:fldChar w:fldCharType="separate"/>
      </w:r>
      <w:r w:rsidR="00A90213">
        <w:rPr>
          <w:noProof/>
        </w:rPr>
        <w:t>9</w:t>
      </w:r>
      <w:r w:rsidR="00007213">
        <w:rPr>
          <w:noProof/>
        </w:rPr>
        <w:fldChar w:fldCharType="end"/>
      </w:r>
      <w:r>
        <w:t xml:space="preserve"> Highlighting pending debts</w:t>
      </w:r>
      <w:bookmarkEnd w:id="18"/>
    </w:p>
    <w:p w14:paraId="128F7B3A" w14:textId="77777777" w:rsidR="00DC5F6F" w:rsidRDefault="00DC5F6F" w:rsidP="00DC5F6F">
      <w:pPr>
        <w:pStyle w:val="ListParagraph"/>
        <w:spacing w:line="360" w:lineRule="auto"/>
      </w:pPr>
    </w:p>
    <w:p w14:paraId="25772C59" w14:textId="77777777" w:rsidR="00DC5F6F" w:rsidRDefault="00DC5F6F" w:rsidP="00DC5F6F">
      <w:pPr>
        <w:pStyle w:val="ListParagraph"/>
        <w:spacing w:line="360" w:lineRule="auto"/>
      </w:pPr>
    </w:p>
    <w:p w14:paraId="2573B12B" w14:textId="10B0A400" w:rsidR="00DC5F6F" w:rsidRDefault="00DC5F6F" w:rsidP="005A3F76"/>
    <w:p w14:paraId="6390564F" w14:textId="334C0B63" w:rsidR="005A3F76" w:rsidRDefault="005A3F76" w:rsidP="005A3F76"/>
    <w:p w14:paraId="075DA405" w14:textId="2E69F922" w:rsidR="005A3F76" w:rsidRDefault="005A3F76" w:rsidP="005A3F76"/>
    <w:p w14:paraId="3287525D" w14:textId="0C6F786E" w:rsidR="005A3F76" w:rsidRDefault="005A3F76" w:rsidP="005A3F76"/>
    <w:p w14:paraId="2B6BC1BE" w14:textId="5FF46F30" w:rsidR="005A3F76" w:rsidRDefault="005A3F76" w:rsidP="005A3F76"/>
    <w:p w14:paraId="3F5A641F" w14:textId="09BFD162" w:rsidR="005A3F76" w:rsidRDefault="005A3F76" w:rsidP="005A3F76"/>
    <w:p w14:paraId="1ED04118" w14:textId="365DFACE" w:rsidR="005A3F76" w:rsidRDefault="005A3F76" w:rsidP="005A3F76"/>
    <w:p w14:paraId="4E6B7672" w14:textId="0BABC371" w:rsidR="005A3F76" w:rsidRDefault="005A3F76" w:rsidP="005A3F76"/>
    <w:p w14:paraId="5775793A" w14:textId="50B8823B" w:rsidR="005A3F76" w:rsidRDefault="005A3F76" w:rsidP="005A3F76"/>
    <w:p w14:paraId="5168FB4E" w14:textId="437DD26D" w:rsidR="005A3F76" w:rsidRDefault="005A3F76" w:rsidP="005A3F76"/>
    <w:p w14:paraId="4CFE7970" w14:textId="59858F5C" w:rsidR="005A3F76" w:rsidRDefault="005A3F76" w:rsidP="005A3F76"/>
    <w:p w14:paraId="73D995CF" w14:textId="77777777" w:rsidR="005A3F76" w:rsidRDefault="005A3F76" w:rsidP="005A3F76"/>
    <w:p w14:paraId="10402B9C" w14:textId="77777777" w:rsidR="00DC5F6F" w:rsidRDefault="00DC5F6F" w:rsidP="00DC5F6F">
      <w:pPr>
        <w:pStyle w:val="ListParagraph"/>
        <w:spacing w:line="360" w:lineRule="auto"/>
      </w:pPr>
    </w:p>
    <w:p w14:paraId="08D5B074" w14:textId="77777777" w:rsidR="00DC5F6F" w:rsidRDefault="00DC5F6F" w:rsidP="00DC5F6F">
      <w:pPr>
        <w:pStyle w:val="ListParagraph"/>
        <w:numPr>
          <w:ilvl w:val="0"/>
          <w:numId w:val="8"/>
        </w:numPr>
        <w:spacing w:line="360" w:lineRule="auto"/>
        <w:jc w:val="both"/>
      </w:pPr>
      <w:r>
        <w:t>Ability to add custom or existing tags/labels to a transaction</w:t>
      </w:r>
    </w:p>
    <w:p w14:paraId="08DF0F23" w14:textId="77777777" w:rsidR="00DC5F6F" w:rsidRDefault="00DC5F6F" w:rsidP="00DC5F6F">
      <w:pPr>
        <w:pStyle w:val="ListParagraph"/>
        <w:spacing w:line="360" w:lineRule="auto"/>
        <w:jc w:val="both"/>
      </w:pPr>
    </w:p>
    <w:p w14:paraId="70545FA5" w14:textId="77777777" w:rsidR="00DC5F6F" w:rsidRDefault="00DC5F6F" w:rsidP="00DC5F6F">
      <w:pPr>
        <w:pStyle w:val="ListParagraph"/>
        <w:spacing w:line="360" w:lineRule="auto"/>
        <w:jc w:val="both"/>
      </w:pPr>
      <w:r>
        <w:t>Users can categorise the transactions with the default tags or with custom tags. A checklist of default tags can be visible as well as an whitespace to fill these details.</w:t>
      </w:r>
    </w:p>
    <w:p w14:paraId="6FE6240A" w14:textId="77777777" w:rsidR="00DC5F6F" w:rsidRDefault="00DC5F6F" w:rsidP="00DC5F6F">
      <w:pPr>
        <w:pStyle w:val="ListParagraph"/>
        <w:spacing w:line="360" w:lineRule="auto"/>
        <w:jc w:val="both"/>
      </w:pPr>
    </w:p>
    <w:p w14:paraId="25FE17B1" w14:textId="77777777" w:rsidR="005A3F76" w:rsidRDefault="00DC5F6F" w:rsidP="00D26CC3">
      <w:pPr>
        <w:pStyle w:val="ListParagraph"/>
        <w:keepNext/>
        <w:spacing w:line="360" w:lineRule="auto"/>
        <w:jc w:val="center"/>
      </w:pPr>
      <w:r w:rsidRPr="00E672F5">
        <w:rPr>
          <w:noProof/>
        </w:rPr>
        <w:drawing>
          <wp:inline distT="0" distB="0" distL="0" distR="0" wp14:anchorId="52B4E695" wp14:editId="00FEB348">
            <wp:extent cx="5943600" cy="17519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51965"/>
                    </a:xfrm>
                    <a:prstGeom prst="rect">
                      <a:avLst/>
                    </a:prstGeom>
                  </pic:spPr>
                </pic:pic>
              </a:graphicData>
            </a:graphic>
          </wp:inline>
        </w:drawing>
      </w:r>
    </w:p>
    <w:p w14:paraId="6B01916F" w14:textId="5284EB58" w:rsidR="00DC5F6F" w:rsidRDefault="005A3F76" w:rsidP="00D26CC3">
      <w:pPr>
        <w:pStyle w:val="Caption"/>
        <w:jc w:val="center"/>
      </w:pPr>
      <w:bookmarkStart w:id="19" w:name="_Toc203640430"/>
      <w:r>
        <w:t xml:space="preserve">Figure </w:t>
      </w:r>
      <w:r w:rsidR="00007213">
        <w:fldChar w:fldCharType="begin"/>
      </w:r>
      <w:r w:rsidR="00007213">
        <w:instrText xml:space="preserve"> SEQ Figure \* ARABIC </w:instrText>
      </w:r>
      <w:r w:rsidR="00007213">
        <w:fldChar w:fldCharType="separate"/>
      </w:r>
      <w:r w:rsidR="00A90213">
        <w:rPr>
          <w:noProof/>
        </w:rPr>
        <w:t>10</w:t>
      </w:r>
      <w:r w:rsidR="00007213">
        <w:rPr>
          <w:noProof/>
        </w:rPr>
        <w:fldChar w:fldCharType="end"/>
      </w:r>
      <w:r>
        <w:t xml:space="preserve"> Adding custom or default tags to the transaction</w:t>
      </w:r>
      <w:bookmarkEnd w:id="19"/>
    </w:p>
    <w:p w14:paraId="16C04275" w14:textId="5F13C77E" w:rsidR="00DC5F6F" w:rsidRDefault="009A478D" w:rsidP="00DC5F6F">
      <w:r>
        <w:br w:type="page"/>
      </w:r>
    </w:p>
    <w:p w14:paraId="36164158" w14:textId="77777777" w:rsidR="00DC5F6F" w:rsidRDefault="00DC5F6F" w:rsidP="00DC5F6F">
      <w:pPr>
        <w:pStyle w:val="ListParagraph"/>
        <w:numPr>
          <w:ilvl w:val="0"/>
          <w:numId w:val="8"/>
        </w:numPr>
        <w:spacing w:line="360" w:lineRule="auto"/>
        <w:jc w:val="both"/>
      </w:pPr>
      <w:r>
        <w:lastRenderedPageBreak/>
        <w:t>Ability to add optionally a note to a transaction</w:t>
      </w:r>
    </w:p>
    <w:p w14:paraId="0ED5920E" w14:textId="77777777" w:rsidR="00DC5F6F" w:rsidRDefault="00DC5F6F" w:rsidP="00DC5F6F">
      <w:pPr>
        <w:pStyle w:val="ListParagraph"/>
        <w:spacing w:line="360" w:lineRule="auto"/>
        <w:jc w:val="both"/>
      </w:pPr>
    </w:p>
    <w:p w14:paraId="3250E8B2" w14:textId="77777777" w:rsidR="00DC5F6F" w:rsidRDefault="00DC5F6F" w:rsidP="00DC5F6F">
      <w:pPr>
        <w:pStyle w:val="ListParagraph"/>
        <w:spacing w:line="360" w:lineRule="auto"/>
        <w:jc w:val="both"/>
      </w:pPr>
      <w:r>
        <w:t>Users can add notes to the transactions to categorise these transactions for future reference. However notes are optional.</w:t>
      </w:r>
    </w:p>
    <w:p w14:paraId="64FBC4B0" w14:textId="77777777" w:rsidR="00DC5F6F" w:rsidRDefault="00DC5F6F" w:rsidP="00DC5F6F"/>
    <w:p w14:paraId="07E66899" w14:textId="77777777" w:rsidR="009A478D" w:rsidRDefault="00DC5F6F" w:rsidP="009A478D">
      <w:pPr>
        <w:keepNext/>
        <w:jc w:val="center"/>
      </w:pPr>
      <w:r w:rsidRPr="00781B08">
        <w:rPr>
          <w:noProof/>
        </w:rPr>
        <w:drawing>
          <wp:inline distT="0" distB="0" distL="0" distR="0" wp14:anchorId="463079C4" wp14:editId="4CBC3F47">
            <wp:extent cx="5943600" cy="1681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81480"/>
                    </a:xfrm>
                    <a:prstGeom prst="rect">
                      <a:avLst/>
                    </a:prstGeom>
                  </pic:spPr>
                </pic:pic>
              </a:graphicData>
            </a:graphic>
          </wp:inline>
        </w:drawing>
      </w:r>
    </w:p>
    <w:p w14:paraId="29B56D7A" w14:textId="3C8600E8" w:rsidR="00DC5F6F" w:rsidRDefault="009A478D" w:rsidP="009A478D">
      <w:pPr>
        <w:pStyle w:val="Caption"/>
        <w:jc w:val="center"/>
      </w:pPr>
      <w:bookmarkStart w:id="20" w:name="_Toc203640431"/>
      <w:r>
        <w:t xml:space="preserve">Figure </w:t>
      </w:r>
      <w:r w:rsidR="00007213">
        <w:fldChar w:fldCharType="begin"/>
      </w:r>
      <w:r w:rsidR="00007213">
        <w:instrText xml:space="preserve"> SEQ Figure \* ARABIC </w:instrText>
      </w:r>
      <w:r w:rsidR="00007213">
        <w:fldChar w:fldCharType="separate"/>
      </w:r>
      <w:r w:rsidR="00A90213">
        <w:rPr>
          <w:noProof/>
        </w:rPr>
        <w:t>11</w:t>
      </w:r>
      <w:r w:rsidR="00007213">
        <w:rPr>
          <w:noProof/>
        </w:rPr>
        <w:fldChar w:fldCharType="end"/>
      </w:r>
      <w:r>
        <w:t xml:space="preserve"> Adding notes to the transaction</w:t>
      </w:r>
      <w:bookmarkEnd w:id="20"/>
    </w:p>
    <w:p w14:paraId="3035BD7C" w14:textId="77777777" w:rsidR="00DC5F6F" w:rsidRDefault="00DC5F6F" w:rsidP="00DC5F6F">
      <w:pPr>
        <w:jc w:val="center"/>
      </w:pPr>
    </w:p>
    <w:p w14:paraId="18B3018F" w14:textId="77777777" w:rsidR="00DC5F6F" w:rsidRDefault="00DC5F6F" w:rsidP="00DC5F6F">
      <w:pPr>
        <w:pStyle w:val="Heading3"/>
        <w:numPr>
          <w:ilvl w:val="0"/>
          <w:numId w:val="0"/>
        </w:numPr>
        <w:ind w:left="720" w:hanging="720"/>
      </w:pPr>
    </w:p>
    <w:p w14:paraId="567AA1B0" w14:textId="5BEA2727" w:rsidR="00DC5F6F" w:rsidRDefault="00DC5F6F" w:rsidP="00DC5F6F"/>
    <w:p w14:paraId="40ECF0B7" w14:textId="5CDB6562" w:rsidR="009A478D" w:rsidRDefault="009A478D" w:rsidP="00DC5F6F"/>
    <w:p w14:paraId="67CD56B0" w14:textId="4B8381F7" w:rsidR="009A478D" w:rsidRDefault="009A478D" w:rsidP="00DC5F6F"/>
    <w:p w14:paraId="0F1DCD61" w14:textId="055CC441" w:rsidR="009A478D" w:rsidRDefault="009A478D" w:rsidP="00DC5F6F"/>
    <w:p w14:paraId="52E1A610" w14:textId="35AC9359" w:rsidR="009A478D" w:rsidRDefault="009A478D" w:rsidP="00DC5F6F"/>
    <w:p w14:paraId="389D8783" w14:textId="0E647FB0" w:rsidR="009A478D" w:rsidRDefault="009A478D" w:rsidP="00DC5F6F"/>
    <w:p w14:paraId="40834746" w14:textId="07521516" w:rsidR="009A478D" w:rsidRDefault="009A478D" w:rsidP="00DC5F6F"/>
    <w:p w14:paraId="72FF997F" w14:textId="52B0994B" w:rsidR="009A478D" w:rsidRDefault="009A478D" w:rsidP="00DC5F6F"/>
    <w:p w14:paraId="5BF5AB56" w14:textId="7ABADAF4" w:rsidR="009A478D" w:rsidRDefault="009A478D" w:rsidP="00DC5F6F"/>
    <w:p w14:paraId="6D6EC53D" w14:textId="4D91A614" w:rsidR="009A478D" w:rsidRDefault="009A478D" w:rsidP="00DC5F6F"/>
    <w:p w14:paraId="679D1CEA" w14:textId="116B1A12" w:rsidR="009A478D" w:rsidRDefault="009A478D" w:rsidP="00DC5F6F"/>
    <w:p w14:paraId="54D3EEF1" w14:textId="61827B8D" w:rsidR="009A478D" w:rsidRDefault="009A478D" w:rsidP="00DC5F6F"/>
    <w:p w14:paraId="65CAAE8E" w14:textId="77777777" w:rsidR="009A478D" w:rsidRDefault="009A478D" w:rsidP="00DC5F6F"/>
    <w:p w14:paraId="3999AE9C" w14:textId="77777777" w:rsidR="00DC5F6F" w:rsidRPr="00316922" w:rsidRDefault="00DC5F6F" w:rsidP="00DC5F6F"/>
    <w:p w14:paraId="57CC700F" w14:textId="77777777" w:rsidR="00DC5F6F" w:rsidRDefault="00DC5F6F" w:rsidP="00DC5F6F">
      <w:pPr>
        <w:pStyle w:val="Heading3"/>
        <w:numPr>
          <w:ilvl w:val="0"/>
          <w:numId w:val="0"/>
        </w:numPr>
        <w:ind w:left="720" w:hanging="720"/>
      </w:pPr>
    </w:p>
    <w:p w14:paraId="58F3E409" w14:textId="77777777" w:rsidR="00DC5F6F" w:rsidRDefault="00DC5F6F" w:rsidP="00DC5F6F">
      <w:pPr>
        <w:pStyle w:val="ListParagraph"/>
        <w:numPr>
          <w:ilvl w:val="0"/>
          <w:numId w:val="8"/>
        </w:numPr>
      </w:pPr>
      <w:r>
        <w:t>Filtering transactions by type, tags, and date range</w:t>
      </w:r>
    </w:p>
    <w:p w14:paraId="33B51E8E" w14:textId="77777777" w:rsidR="00B9253B" w:rsidRDefault="00DC5F6F" w:rsidP="00B9253B">
      <w:pPr>
        <w:keepNext/>
        <w:jc w:val="center"/>
      </w:pPr>
      <w:bookmarkStart w:id="21" w:name="_Toc203637788"/>
      <w:r w:rsidRPr="00953484">
        <w:rPr>
          <w:noProof/>
        </w:rPr>
        <w:drawing>
          <wp:inline distT="0" distB="0" distL="0" distR="0" wp14:anchorId="6CD45B62" wp14:editId="29C2C194">
            <wp:extent cx="5943600" cy="4895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89585"/>
                    </a:xfrm>
                    <a:prstGeom prst="rect">
                      <a:avLst/>
                    </a:prstGeom>
                  </pic:spPr>
                </pic:pic>
              </a:graphicData>
            </a:graphic>
          </wp:inline>
        </w:drawing>
      </w:r>
      <w:bookmarkEnd w:id="21"/>
    </w:p>
    <w:p w14:paraId="5B48E795" w14:textId="392A730E" w:rsidR="00B1686F" w:rsidRDefault="00B9253B" w:rsidP="00B9253B">
      <w:pPr>
        <w:pStyle w:val="Caption"/>
        <w:jc w:val="center"/>
      </w:pPr>
      <w:bookmarkStart w:id="22" w:name="_Toc203640432"/>
      <w:r>
        <w:t xml:space="preserve">Figure </w:t>
      </w:r>
      <w:r w:rsidR="00007213">
        <w:fldChar w:fldCharType="begin"/>
      </w:r>
      <w:r w:rsidR="00007213">
        <w:instrText xml:space="preserve"> SEQ Figure \* ARABIC </w:instrText>
      </w:r>
      <w:r w:rsidR="00007213">
        <w:fldChar w:fldCharType="separate"/>
      </w:r>
      <w:r w:rsidR="00A90213">
        <w:rPr>
          <w:noProof/>
        </w:rPr>
        <w:t>12</w:t>
      </w:r>
      <w:r w:rsidR="00007213">
        <w:rPr>
          <w:noProof/>
        </w:rPr>
        <w:fldChar w:fldCharType="end"/>
      </w:r>
      <w:r>
        <w:t xml:space="preserve"> Filtering transaction through credit</w:t>
      </w:r>
      <w:bookmarkEnd w:id="22"/>
    </w:p>
    <w:p w14:paraId="2D5ED38B" w14:textId="77777777" w:rsidR="00B9253B" w:rsidRDefault="00DC5F6F" w:rsidP="00B9253B">
      <w:pPr>
        <w:keepNext/>
        <w:jc w:val="center"/>
      </w:pPr>
      <w:r w:rsidRPr="00D17580">
        <w:rPr>
          <w:noProof/>
        </w:rPr>
        <w:drawing>
          <wp:inline distT="0" distB="0" distL="0" distR="0" wp14:anchorId="2F8911B9" wp14:editId="3879C092">
            <wp:extent cx="5943600" cy="47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77520"/>
                    </a:xfrm>
                    <a:prstGeom prst="rect">
                      <a:avLst/>
                    </a:prstGeom>
                  </pic:spPr>
                </pic:pic>
              </a:graphicData>
            </a:graphic>
          </wp:inline>
        </w:drawing>
      </w:r>
    </w:p>
    <w:p w14:paraId="2157DBE1" w14:textId="794C2CEA" w:rsidR="00B1686F" w:rsidRDefault="00B9253B" w:rsidP="00B9253B">
      <w:pPr>
        <w:pStyle w:val="Caption"/>
        <w:jc w:val="center"/>
      </w:pPr>
      <w:bookmarkStart w:id="23" w:name="_Toc203640433"/>
      <w:r>
        <w:t xml:space="preserve">Figure </w:t>
      </w:r>
      <w:r w:rsidR="00007213">
        <w:fldChar w:fldCharType="begin"/>
      </w:r>
      <w:r w:rsidR="00007213">
        <w:instrText xml:space="preserve"> SEQ Figure \* ARABIC </w:instrText>
      </w:r>
      <w:r w:rsidR="00007213">
        <w:fldChar w:fldCharType="separate"/>
      </w:r>
      <w:r w:rsidR="00A90213">
        <w:rPr>
          <w:noProof/>
        </w:rPr>
        <w:t>13</w:t>
      </w:r>
      <w:r w:rsidR="00007213">
        <w:rPr>
          <w:noProof/>
        </w:rPr>
        <w:fldChar w:fldCharType="end"/>
      </w:r>
      <w:r>
        <w:t xml:space="preserve"> Credit transaction</w:t>
      </w:r>
      <w:bookmarkEnd w:id="23"/>
    </w:p>
    <w:p w14:paraId="7AA3424B" w14:textId="77777777" w:rsidR="00B9253B" w:rsidRDefault="00DC5F6F" w:rsidP="00B9253B">
      <w:pPr>
        <w:keepNext/>
        <w:jc w:val="center"/>
      </w:pPr>
      <w:bookmarkStart w:id="24" w:name="_Toc203637789"/>
      <w:r w:rsidRPr="00F16125">
        <w:rPr>
          <w:noProof/>
        </w:rPr>
        <w:drawing>
          <wp:inline distT="0" distB="0" distL="0" distR="0" wp14:anchorId="31DD7D21" wp14:editId="19161788">
            <wp:extent cx="5943600" cy="9309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30910"/>
                    </a:xfrm>
                    <a:prstGeom prst="rect">
                      <a:avLst/>
                    </a:prstGeom>
                  </pic:spPr>
                </pic:pic>
              </a:graphicData>
            </a:graphic>
          </wp:inline>
        </w:drawing>
      </w:r>
      <w:bookmarkEnd w:id="24"/>
    </w:p>
    <w:p w14:paraId="5F50DD77" w14:textId="316892A7" w:rsidR="00B1686F" w:rsidRDefault="00B9253B" w:rsidP="00B9253B">
      <w:pPr>
        <w:pStyle w:val="Caption"/>
        <w:jc w:val="center"/>
      </w:pPr>
      <w:bookmarkStart w:id="25" w:name="_Toc203640434"/>
      <w:r>
        <w:t xml:space="preserve">Figure </w:t>
      </w:r>
      <w:r w:rsidR="00007213">
        <w:fldChar w:fldCharType="begin"/>
      </w:r>
      <w:r w:rsidR="00007213">
        <w:instrText xml:space="preserve"> SEQ Figure \* ARABIC </w:instrText>
      </w:r>
      <w:r w:rsidR="00007213">
        <w:fldChar w:fldCharType="separate"/>
      </w:r>
      <w:r w:rsidR="00A90213">
        <w:rPr>
          <w:noProof/>
        </w:rPr>
        <w:t>14</w:t>
      </w:r>
      <w:r w:rsidR="00007213">
        <w:rPr>
          <w:noProof/>
        </w:rPr>
        <w:fldChar w:fldCharType="end"/>
      </w:r>
      <w:r>
        <w:t xml:space="preserve"> Filtering transaction of debit</w:t>
      </w:r>
      <w:bookmarkEnd w:id="25"/>
    </w:p>
    <w:p w14:paraId="51E4C0D8" w14:textId="77777777" w:rsidR="00DC5F6F" w:rsidRDefault="00DC5F6F" w:rsidP="00B9253B">
      <w:pPr>
        <w:jc w:val="center"/>
      </w:pPr>
    </w:p>
    <w:p w14:paraId="59CA4BC5" w14:textId="77777777" w:rsidR="00B9253B" w:rsidRDefault="00DC5F6F" w:rsidP="00B9253B">
      <w:pPr>
        <w:keepNext/>
        <w:jc w:val="center"/>
      </w:pPr>
      <w:r w:rsidRPr="001C21EA">
        <w:rPr>
          <w:noProof/>
        </w:rPr>
        <w:drawing>
          <wp:inline distT="0" distB="0" distL="0" distR="0" wp14:anchorId="7F918D40" wp14:editId="0DE4D015">
            <wp:extent cx="5943600" cy="1162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62685"/>
                    </a:xfrm>
                    <a:prstGeom prst="rect">
                      <a:avLst/>
                    </a:prstGeom>
                  </pic:spPr>
                </pic:pic>
              </a:graphicData>
            </a:graphic>
          </wp:inline>
        </w:drawing>
      </w:r>
    </w:p>
    <w:p w14:paraId="2A49C684" w14:textId="29DCF6D0" w:rsidR="00B1686F" w:rsidRDefault="00B9253B" w:rsidP="00B9253B">
      <w:pPr>
        <w:pStyle w:val="Caption"/>
        <w:jc w:val="center"/>
      </w:pPr>
      <w:bookmarkStart w:id="26" w:name="_Toc203640435"/>
      <w:r>
        <w:t xml:space="preserve">Figure </w:t>
      </w:r>
      <w:r w:rsidR="00007213">
        <w:fldChar w:fldCharType="begin"/>
      </w:r>
      <w:r w:rsidR="00007213">
        <w:instrText xml:space="preserve"> SEQ Figure \* ARABIC </w:instrText>
      </w:r>
      <w:r w:rsidR="00007213">
        <w:fldChar w:fldCharType="separate"/>
      </w:r>
      <w:r w:rsidR="00A90213">
        <w:rPr>
          <w:noProof/>
        </w:rPr>
        <w:t>15</w:t>
      </w:r>
      <w:r w:rsidR="00007213">
        <w:rPr>
          <w:noProof/>
        </w:rPr>
        <w:fldChar w:fldCharType="end"/>
      </w:r>
      <w:r>
        <w:t xml:space="preserve"> Filtering transaction of debt</w:t>
      </w:r>
      <w:bookmarkEnd w:id="26"/>
    </w:p>
    <w:p w14:paraId="1E8FD314" w14:textId="77777777" w:rsidR="00DC5F6F" w:rsidRDefault="00DC5F6F" w:rsidP="006522E0"/>
    <w:p w14:paraId="0EA1783E" w14:textId="77777777" w:rsidR="00DC5F6F" w:rsidRDefault="00DC5F6F" w:rsidP="00DC5F6F"/>
    <w:p w14:paraId="638E8B0F" w14:textId="77777777" w:rsidR="00DC5F6F" w:rsidRDefault="00DC5F6F" w:rsidP="00DC5F6F"/>
    <w:p w14:paraId="6E79A28D" w14:textId="77777777" w:rsidR="00DC5F6F" w:rsidRDefault="00DC5F6F" w:rsidP="00DC5F6F"/>
    <w:p w14:paraId="4B5DEED6" w14:textId="77777777" w:rsidR="00DC5F6F" w:rsidRDefault="00DC5F6F" w:rsidP="00DC5F6F"/>
    <w:p w14:paraId="6DA06C12" w14:textId="77777777" w:rsidR="00DC5F6F" w:rsidRDefault="00DC5F6F" w:rsidP="00DC5F6F"/>
    <w:p w14:paraId="3E5ED0B2" w14:textId="77777777" w:rsidR="00DC5F6F" w:rsidRDefault="00DC5F6F" w:rsidP="00DC5F6F"/>
    <w:p w14:paraId="567914B4" w14:textId="77777777" w:rsidR="00DC5F6F" w:rsidRDefault="00DC5F6F" w:rsidP="00DC5F6F"/>
    <w:p w14:paraId="7E1C27A3" w14:textId="77777777" w:rsidR="00DC5F6F" w:rsidRDefault="00DC5F6F" w:rsidP="00DC5F6F"/>
    <w:p w14:paraId="192987C9" w14:textId="77777777" w:rsidR="00DC5F6F" w:rsidRDefault="00DC5F6F" w:rsidP="00DC5F6F"/>
    <w:p w14:paraId="694AEF53" w14:textId="77777777" w:rsidR="00DC5F6F" w:rsidRDefault="00DC5F6F" w:rsidP="00DC5F6F"/>
    <w:p w14:paraId="7ACC4407" w14:textId="77777777" w:rsidR="00DC5F6F" w:rsidRDefault="00DC5F6F" w:rsidP="00DC5F6F"/>
    <w:p w14:paraId="736ABE31" w14:textId="77777777" w:rsidR="00833149" w:rsidRDefault="00DC5F6F" w:rsidP="00833149">
      <w:pPr>
        <w:keepNext/>
        <w:jc w:val="center"/>
      </w:pPr>
      <w:r w:rsidRPr="00E56385">
        <w:rPr>
          <w:noProof/>
        </w:rPr>
        <w:drawing>
          <wp:inline distT="0" distB="0" distL="0" distR="0" wp14:anchorId="1E0F649D" wp14:editId="4F938A3D">
            <wp:extent cx="5943600" cy="5930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93090"/>
                    </a:xfrm>
                    <a:prstGeom prst="rect">
                      <a:avLst/>
                    </a:prstGeom>
                  </pic:spPr>
                </pic:pic>
              </a:graphicData>
            </a:graphic>
          </wp:inline>
        </w:drawing>
      </w:r>
    </w:p>
    <w:p w14:paraId="095AAA92" w14:textId="6A76759B" w:rsidR="00DC5F6F" w:rsidRDefault="00833149" w:rsidP="00833149">
      <w:pPr>
        <w:pStyle w:val="Caption"/>
        <w:jc w:val="center"/>
      </w:pPr>
      <w:bookmarkStart w:id="27" w:name="_Toc203640436"/>
      <w:r>
        <w:t xml:space="preserve">Figure </w:t>
      </w:r>
      <w:r w:rsidR="00007213">
        <w:fldChar w:fldCharType="begin"/>
      </w:r>
      <w:r w:rsidR="00007213">
        <w:instrText xml:space="preserve"> SEQ Figure \* ARABIC </w:instrText>
      </w:r>
      <w:r w:rsidR="00007213">
        <w:fldChar w:fldCharType="separate"/>
      </w:r>
      <w:r w:rsidR="00A90213">
        <w:rPr>
          <w:noProof/>
        </w:rPr>
        <w:t>16</w:t>
      </w:r>
      <w:r w:rsidR="00007213">
        <w:rPr>
          <w:noProof/>
        </w:rPr>
        <w:fldChar w:fldCharType="end"/>
      </w:r>
      <w:r>
        <w:t xml:space="preserve"> Filtering transaction through tag</w:t>
      </w:r>
      <w:bookmarkEnd w:id="27"/>
    </w:p>
    <w:p w14:paraId="764E5769" w14:textId="77777777" w:rsidR="00DC5F6F" w:rsidRDefault="00DC5F6F" w:rsidP="00DC5F6F"/>
    <w:p w14:paraId="699AEA1C" w14:textId="77777777" w:rsidR="006F5759" w:rsidRDefault="00DC5F6F" w:rsidP="006F5759">
      <w:pPr>
        <w:keepNext/>
        <w:jc w:val="center"/>
      </w:pPr>
      <w:r w:rsidRPr="00B3077E">
        <w:rPr>
          <w:noProof/>
        </w:rPr>
        <w:drawing>
          <wp:inline distT="0" distB="0" distL="0" distR="0" wp14:anchorId="6A2B30A2" wp14:editId="15F594F7">
            <wp:extent cx="5943600" cy="1974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97485"/>
                    </a:xfrm>
                    <a:prstGeom prst="rect">
                      <a:avLst/>
                    </a:prstGeom>
                  </pic:spPr>
                </pic:pic>
              </a:graphicData>
            </a:graphic>
          </wp:inline>
        </w:drawing>
      </w:r>
    </w:p>
    <w:p w14:paraId="367C5613" w14:textId="73B6218B" w:rsidR="00DC5F6F" w:rsidRDefault="006F5759" w:rsidP="006F5759">
      <w:pPr>
        <w:pStyle w:val="Caption"/>
        <w:jc w:val="center"/>
      </w:pPr>
      <w:bookmarkStart w:id="28" w:name="_Toc203640437"/>
      <w:r>
        <w:t xml:space="preserve">Figure </w:t>
      </w:r>
      <w:r w:rsidR="00007213">
        <w:fldChar w:fldCharType="begin"/>
      </w:r>
      <w:r w:rsidR="00007213">
        <w:instrText xml:space="preserve"> SEQ Figure \* ARABIC </w:instrText>
      </w:r>
      <w:r w:rsidR="00007213">
        <w:fldChar w:fldCharType="separate"/>
      </w:r>
      <w:r w:rsidR="00A90213">
        <w:rPr>
          <w:noProof/>
        </w:rPr>
        <w:t>17</w:t>
      </w:r>
      <w:r w:rsidR="00007213">
        <w:rPr>
          <w:noProof/>
        </w:rPr>
        <w:fldChar w:fldCharType="end"/>
      </w:r>
      <w:r>
        <w:t xml:space="preserve"> Food tag</w:t>
      </w:r>
      <w:bookmarkEnd w:id="28"/>
    </w:p>
    <w:p w14:paraId="5AFEE55A" w14:textId="77777777" w:rsidR="00DC5F6F" w:rsidRDefault="00DC5F6F" w:rsidP="00DC5F6F"/>
    <w:p w14:paraId="7FB18E59" w14:textId="77777777" w:rsidR="00DC5F6F" w:rsidRDefault="00DC5F6F" w:rsidP="00DC5F6F"/>
    <w:p w14:paraId="1DE59CD2" w14:textId="77777777" w:rsidR="00803C39" w:rsidRDefault="00DC5F6F" w:rsidP="00803C39">
      <w:pPr>
        <w:keepNext/>
        <w:jc w:val="center"/>
      </w:pPr>
      <w:r w:rsidRPr="00C64BF9">
        <w:rPr>
          <w:noProof/>
        </w:rPr>
        <w:drawing>
          <wp:inline distT="0" distB="0" distL="0" distR="0" wp14:anchorId="0960809B" wp14:editId="5632689D">
            <wp:extent cx="5943600" cy="14662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466215"/>
                    </a:xfrm>
                    <a:prstGeom prst="rect">
                      <a:avLst/>
                    </a:prstGeom>
                  </pic:spPr>
                </pic:pic>
              </a:graphicData>
            </a:graphic>
          </wp:inline>
        </w:drawing>
      </w:r>
    </w:p>
    <w:p w14:paraId="59AEF8AC" w14:textId="4CF4CEA6" w:rsidR="00DC5F6F" w:rsidRDefault="00803C39" w:rsidP="00803C39">
      <w:pPr>
        <w:pStyle w:val="Caption"/>
        <w:jc w:val="center"/>
      </w:pPr>
      <w:bookmarkStart w:id="29" w:name="_Toc203640438"/>
      <w:r>
        <w:t xml:space="preserve">Figure </w:t>
      </w:r>
      <w:r w:rsidR="00007213">
        <w:fldChar w:fldCharType="begin"/>
      </w:r>
      <w:r w:rsidR="00007213">
        <w:instrText xml:space="preserve"> SEQ Figure \* ARABIC </w:instrText>
      </w:r>
      <w:r w:rsidR="00007213">
        <w:fldChar w:fldCharType="separate"/>
      </w:r>
      <w:r w:rsidR="00A90213">
        <w:rPr>
          <w:noProof/>
        </w:rPr>
        <w:t>18</w:t>
      </w:r>
      <w:r w:rsidR="00007213">
        <w:rPr>
          <w:noProof/>
        </w:rPr>
        <w:fldChar w:fldCharType="end"/>
      </w:r>
      <w:r>
        <w:t xml:space="preserve"> Filtering through ascending date</w:t>
      </w:r>
      <w:bookmarkEnd w:id="29"/>
    </w:p>
    <w:p w14:paraId="2886C091" w14:textId="77777777" w:rsidR="00DC5F6F" w:rsidRDefault="00DC5F6F" w:rsidP="00DC5F6F"/>
    <w:p w14:paraId="7754D431" w14:textId="77777777" w:rsidR="00803C39" w:rsidRDefault="00DC5F6F" w:rsidP="00803C39">
      <w:pPr>
        <w:keepNext/>
        <w:jc w:val="center"/>
      </w:pPr>
      <w:r w:rsidRPr="00CE119C">
        <w:rPr>
          <w:noProof/>
        </w:rPr>
        <w:drawing>
          <wp:inline distT="0" distB="0" distL="0" distR="0" wp14:anchorId="66E4329D" wp14:editId="5B769A3C">
            <wp:extent cx="5943600" cy="15170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517015"/>
                    </a:xfrm>
                    <a:prstGeom prst="rect">
                      <a:avLst/>
                    </a:prstGeom>
                  </pic:spPr>
                </pic:pic>
              </a:graphicData>
            </a:graphic>
          </wp:inline>
        </w:drawing>
      </w:r>
    </w:p>
    <w:p w14:paraId="54964B99" w14:textId="0FBCA371" w:rsidR="00DC5F6F" w:rsidRDefault="00803C39" w:rsidP="00803C39">
      <w:pPr>
        <w:pStyle w:val="Caption"/>
        <w:jc w:val="center"/>
      </w:pPr>
      <w:bookmarkStart w:id="30" w:name="_Toc203640439"/>
      <w:r>
        <w:t xml:space="preserve">Figure </w:t>
      </w:r>
      <w:r w:rsidR="00007213">
        <w:fldChar w:fldCharType="begin"/>
      </w:r>
      <w:r w:rsidR="00007213">
        <w:instrText xml:space="preserve"> SEQ Figure \* ARABIC </w:instrText>
      </w:r>
      <w:r w:rsidR="00007213">
        <w:fldChar w:fldCharType="separate"/>
      </w:r>
      <w:r w:rsidR="00A90213">
        <w:rPr>
          <w:noProof/>
        </w:rPr>
        <w:t>19</w:t>
      </w:r>
      <w:r w:rsidR="00007213">
        <w:rPr>
          <w:noProof/>
        </w:rPr>
        <w:fldChar w:fldCharType="end"/>
      </w:r>
      <w:r>
        <w:t xml:space="preserve"> </w:t>
      </w:r>
      <w:r w:rsidRPr="00F66867">
        <w:t xml:space="preserve">Filtering through </w:t>
      </w:r>
      <w:r>
        <w:t>desce</w:t>
      </w:r>
      <w:r w:rsidRPr="00F66867">
        <w:t>nding date</w:t>
      </w:r>
      <w:bookmarkEnd w:id="30"/>
    </w:p>
    <w:p w14:paraId="24DF0D04" w14:textId="77777777" w:rsidR="00DC5F6F" w:rsidRDefault="00DC5F6F" w:rsidP="00DC5F6F"/>
    <w:p w14:paraId="1C032387" w14:textId="77777777" w:rsidR="00DC5F6F" w:rsidRPr="00F16125" w:rsidRDefault="00DC5F6F" w:rsidP="00DC5F6F"/>
    <w:p w14:paraId="3F76BA0D" w14:textId="77777777" w:rsidR="00DC5F6F" w:rsidRDefault="00DC5F6F" w:rsidP="00DC5F6F">
      <w:pPr>
        <w:pStyle w:val="Heading3"/>
        <w:numPr>
          <w:ilvl w:val="0"/>
          <w:numId w:val="0"/>
        </w:numPr>
      </w:pPr>
    </w:p>
    <w:p w14:paraId="004D4B25" w14:textId="77F19A6D" w:rsidR="00DC5F6F" w:rsidRDefault="00DC5F6F" w:rsidP="00DC5F6F">
      <w:pPr>
        <w:pStyle w:val="Heading3"/>
        <w:numPr>
          <w:ilvl w:val="0"/>
          <w:numId w:val="0"/>
        </w:numPr>
      </w:pPr>
    </w:p>
    <w:p w14:paraId="0ABE41E2" w14:textId="77777777" w:rsidR="00DA6120" w:rsidRPr="00DA6120" w:rsidRDefault="00DA6120" w:rsidP="00DA6120"/>
    <w:p w14:paraId="304870E2" w14:textId="77777777" w:rsidR="00DC5F6F" w:rsidRDefault="00DC5F6F" w:rsidP="00DC5F6F">
      <w:pPr>
        <w:pStyle w:val="ListParagraph"/>
        <w:numPr>
          <w:ilvl w:val="0"/>
          <w:numId w:val="8"/>
        </w:numPr>
        <w:jc w:val="both"/>
      </w:pPr>
      <w:r>
        <w:t>Searching transactions by title, seamlessly with existing sorting and filtering results:</w:t>
      </w:r>
    </w:p>
    <w:p w14:paraId="661F488C" w14:textId="77777777" w:rsidR="00DC5F6F" w:rsidRDefault="00DC5F6F" w:rsidP="00DC5F6F">
      <w:pPr>
        <w:pStyle w:val="ListParagraph"/>
        <w:jc w:val="both"/>
      </w:pPr>
    </w:p>
    <w:p w14:paraId="592EFECC" w14:textId="77777777" w:rsidR="00DC5F6F" w:rsidRDefault="00DC5F6F" w:rsidP="00DC5F6F">
      <w:pPr>
        <w:pStyle w:val="ListParagraph"/>
        <w:jc w:val="both"/>
      </w:pPr>
      <w:r>
        <w:t>Users can filter the transactions based on transaction type, tags and a date range. The user can select the dropdown for the date picker.</w:t>
      </w:r>
    </w:p>
    <w:p w14:paraId="7AF1AD13" w14:textId="77777777" w:rsidR="00DC5F6F" w:rsidRDefault="00DC5F6F" w:rsidP="00DC5F6F"/>
    <w:p w14:paraId="2489B15B" w14:textId="23F3D980" w:rsidR="00DC5F6F" w:rsidRDefault="00DC5F6F" w:rsidP="00DC5F6F">
      <w:pPr>
        <w:keepNext/>
        <w:jc w:val="center"/>
      </w:pPr>
      <w:r w:rsidRPr="00CC0C43">
        <w:rPr>
          <w:noProof/>
        </w:rPr>
        <w:drawing>
          <wp:inline distT="0" distB="0" distL="0" distR="0" wp14:anchorId="7007CA88" wp14:editId="4FC3C1EF">
            <wp:extent cx="5943600" cy="338097"/>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52630"/>
                    <a:stretch/>
                  </pic:blipFill>
                  <pic:spPr bwMode="auto">
                    <a:xfrm>
                      <a:off x="0" y="0"/>
                      <a:ext cx="5943600" cy="338097"/>
                    </a:xfrm>
                    <a:prstGeom prst="rect">
                      <a:avLst/>
                    </a:prstGeom>
                    <a:ln>
                      <a:noFill/>
                    </a:ln>
                    <a:extLst>
                      <a:ext uri="{53640926-AAD7-44D8-BBD7-CCE9431645EC}">
                        <a14:shadowObscured xmlns:a14="http://schemas.microsoft.com/office/drawing/2010/main"/>
                      </a:ext>
                    </a:extLst>
                  </pic:spPr>
                </pic:pic>
              </a:graphicData>
            </a:graphic>
          </wp:inline>
        </w:drawing>
      </w:r>
    </w:p>
    <w:p w14:paraId="5CEBB7A6" w14:textId="59F14554" w:rsidR="00D45239" w:rsidRDefault="00D45239" w:rsidP="00DC5F6F">
      <w:pPr>
        <w:keepNext/>
        <w:jc w:val="center"/>
      </w:pPr>
    </w:p>
    <w:p w14:paraId="2439FAE8" w14:textId="77777777" w:rsidR="000A3123" w:rsidRDefault="00D45239" w:rsidP="000A3123">
      <w:pPr>
        <w:keepNext/>
        <w:jc w:val="center"/>
      </w:pPr>
      <w:r w:rsidRPr="00D45239">
        <w:rPr>
          <w:noProof/>
        </w:rPr>
        <w:drawing>
          <wp:inline distT="0" distB="0" distL="0" distR="0" wp14:anchorId="23BFE4F0" wp14:editId="508001C9">
            <wp:extent cx="5943600" cy="15792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79245"/>
                    </a:xfrm>
                    <a:prstGeom prst="rect">
                      <a:avLst/>
                    </a:prstGeom>
                  </pic:spPr>
                </pic:pic>
              </a:graphicData>
            </a:graphic>
          </wp:inline>
        </w:drawing>
      </w:r>
    </w:p>
    <w:p w14:paraId="17FD822E" w14:textId="5694F8F8" w:rsidR="00D45239" w:rsidRDefault="000A3123" w:rsidP="000A3123">
      <w:pPr>
        <w:pStyle w:val="Caption"/>
        <w:jc w:val="center"/>
      </w:pPr>
      <w:bookmarkStart w:id="31" w:name="_Toc203640440"/>
      <w:r>
        <w:t xml:space="preserve">Figure </w:t>
      </w:r>
      <w:r w:rsidR="00007213">
        <w:fldChar w:fldCharType="begin"/>
      </w:r>
      <w:r w:rsidR="00007213">
        <w:instrText xml:space="preserve"> SEQ Figure \* ARABIC </w:instrText>
      </w:r>
      <w:r w:rsidR="00007213">
        <w:fldChar w:fldCharType="separate"/>
      </w:r>
      <w:r w:rsidR="00A90213">
        <w:rPr>
          <w:noProof/>
        </w:rPr>
        <w:t>20</w:t>
      </w:r>
      <w:r w:rsidR="00007213">
        <w:rPr>
          <w:noProof/>
        </w:rPr>
        <w:fldChar w:fldCharType="end"/>
      </w:r>
      <w:r>
        <w:t xml:space="preserve"> </w:t>
      </w:r>
      <w:r w:rsidRPr="0042708F">
        <w:t>Searching transactions with title</w:t>
      </w:r>
      <w:bookmarkEnd w:id="31"/>
    </w:p>
    <w:p w14:paraId="48D71009" w14:textId="77777777" w:rsidR="00DC5F6F" w:rsidRDefault="00DC5F6F" w:rsidP="00DC5F6F">
      <w:pPr>
        <w:jc w:val="center"/>
      </w:pPr>
    </w:p>
    <w:p w14:paraId="7D8F15FD" w14:textId="77777777" w:rsidR="00DC5F6F" w:rsidRDefault="00DC5F6F" w:rsidP="00DC5F6F">
      <w:pPr>
        <w:keepNext/>
        <w:jc w:val="center"/>
      </w:pPr>
      <w:r w:rsidRPr="009E0F13">
        <w:rPr>
          <w:noProof/>
        </w:rPr>
        <w:drawing>
          <wp:inline distT="0" distB="0" distL="0" distR="0" wp14:anchorId="56B92BB1" wp14:editId="18CE0609">
            <wp:extent cx="4793993" cy="2054349"/>
            <wp:effectExtent l="0" t="0" r="698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07731" cy="2060236"/>
                    </a:xfrm>
                    <a:prstGeom prst="rect">
                      <a:avLst/>
                    </a:prstGeom>
                  </pic:spPr>
                </pic:pic>
              </a:graphicData>
            </a:graphic>
          </wp:inline>
        </w:drawing>
      </w:r>
    </w:p>
    <w:p w14:paraId="754B7A40" w14:textId="086AAF1B" w:rsidR="00DC5F6F" w:rsidRDefault="00DC5F6F" w:rsidP="00DC5F6F">
      <w:pPr>
        <w:pStyle w:val="Caption"/>
        <w:jc w:val="center"/>
      </w:pPr>
      <w:bookmarkStart w:id="32" w:name="_Toc203640441"/>
      <w:r>
        <w:t xml:space="preserve">Figure </w:t>
      </w:r>
      <w:r w:rsidR="00007213">
        <w:fldChar w:fldCharType="begin"/>
      </w:r>
      <w:r w:rsidR="00007213">
        <w:instrText xml:space="preserve"> SEQ Figure \* ARABIC </w:instrText>
      </w:r>
      <w:r w:rsidR="00007213">
        <w:fldChar w:fldCharType="separate"/>
      </w:r>
      <w:r w:rsidR="00A90213">
        <w:rPr>
          <w:noProof/>
        </w:rPr>
        <w:t>21</w:t>
      </w:r>
      <w:r w:rsidR="00007213">
        <w:rPr>
          <w:noProof/>
        </w:rPr>
        <w:fldChar w:fldCharType="end"/>
      </w:r>
      <w:r>
        <w:t xml:space="preserve"> Filtering through title</w:t>
      </w:r>
      <w:bookmarkEnd w:id="32"/>
    </w:p>
    <w:p w14:paraId="6B9DE674" w14:textId="77777777" w:rsidR="00DC5F6F" w:rsidRDefault="00DC5F6F" w:rsidP="00DC5F6F">
      <w:pPr>
        <w:keepNext/>
        <w:jc w:val="center"/>
      </w:pPr>
      <w:r w:rsidRPr="00030C76">
        <w:rPr>
          <w:noProof/>
        </w:rPr>
        <w:lastRenderedPageBreak/>
        <w:drawing>
          <wp:inline distT="0" distB="0" distL="0" distR="0" wp14:anchorId="32CA4DDA" wp14:editId="16198215">
            <wp:extent cx="5943600" cy="20434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043430"/>
                    </a:xfrm>
                    <a:prstGeom prst="rect">
                      <a:avLst/>
                    </a:prstGeom>
                  </pic:spPr>
                </pic:pic>
              </a:graphicData>
            </a:graphic>
          </wp:inline>
        </w:drawing>
      </w:r>
    </w:p>
    <w:p w14:paraId="239EDE10" w14:textId="285125D0" w:rsidR="00DC5F6F" w:rsidRDefault="00DC5F6F" w:rsidP="00DC5F6F">
      <w:pPr>
        <w:pStyle w:val="Caption"/>
        <w:jc w:val="center"/>
      </w:pPr>
      <w:bookmarkStart w:id="33" w:name="_Toc203640442"/>
      <w:r>
        <w:t xml:space="preserve">Figure </w:t>
      </w:r>
      <w:r w:rsidR="00007213">
        <w:fldChar w:fldCharType="begin"/>
      </w:r>
      <w:r w:rsidR="00007213">
        <w:instrText xml:space="preserve"> SEQ Figure \* ARABIC </w:instrText>
      </w:r>
      <w:r w:rsidR="00007213">
        <w:fldChar w:fldCharType="separate"/>
      </w:r>
      <w:r w:rsidR="00A90213">
        <w:rPr>
          <w:noProof/>
        </w:rPr>
        <w:t>22</w:t>
      </w:r>
      <w:r w:rsidR="00007213">
        <w:rPr>
          <w:noProof/>
        </w:rPr>
        <w:fldChar w:fldCharType="end"/>
      </w:r>
      <w:r>
        <w:t xml:space="preserve"> Filtering through Debit and Amount</w:t>
      </w:r>
      <w:bookmarkEnd w:id="33"/>
    </w:p>
    <w:p w14:paraId="20B9D146" w14:textId="77777777" w:rsidR="00DC5F6F" w:rsidRDefault="00DC5F6F" w:rsidP="00DC5F6F">
      <w:pPr>
        <w:keepNext/>
        <w:jc w:val="center"/>
      </w:pPr>
      <w:r w:rsidRPr="003F33CD">
        <w:rPr>
          <w:noProof/>
        </w:rPr>
        <w:drawing>
          <wp:inline distT="0" distB="0" distL="0" distR="0" wp14:anchorId="6BA029F5" wp14:editId="7A767D08">
            <wp:extent cx="5943600" cy="19424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942465"/>
                    </a:xfrm>
                    <a:prstGeom prst="rect">
                      <a:avLst/>
                    </a:prstGeom>
                  </pic:spPr>
                </pic:pic>
              </a:graphicData>
            </a:graphic>
          </wp:inline>
        </w:drawing>
      </w:r>
    </w:p>
    <w:p w14:paraId="139E2C85" w14:textId="22E90B9D" w:rsidR="00DC5F6F" w:rsidRDefault="00DC5F6F" w:rsidP="00DC5F6F">
      <w:pPr>
        <w:pStyle w:val="Caption"/>
        <w:jc w:val="center"/>
      </w:pPr>
      <w:bookmarkStart w:id="34" w:name="_Toc203640443"/>
      <w:r>
        <w:t xml:space="preserve">Figure </w:t>
      </w:r>
      <w:r w:rsidR="00007213">
        <w:fldChar w:fldCharType="begin"/>
      </w:r>
      <w:r w:rsidR="00007213">
        <w:instrText xml:space="preserve"> SEQ Figure \* ARABIC </w:instrText>
      </w:r>
      <w:r w:rsidR="00007213">
        <w:fldChar w:fldCharType="separate"/>
      </w:r>
      <w:r w:rsidR="00A90213">
        <w:rPr>
          <w:noProof/>
        </w:rPr>
        <w:t>23</w:t>
      </w:r>
      <w:r w:rsidR="00007213">
        <w:rPr>
          <w:noProof/>
        </w:rPr>
        <w:fldChar w:fldCharType="end"/>
      </w:r>
      <w:r>
        <w:t xml:space="preserve"> Filtering through ascending date</w:t>
      </w:r>
      <w:bookmarkEnd w:id="34"/>
    </w:p>
    <w:p w14:paraId="361EA5BC" w14:textId="77777777" w:rsidR="00DC5F6F" w:rsidRPr="00B43638" w:rsidRDefault="00DC5F6F" w:rsidP="00DC5F6F"/>
    <w:p w14:paraId="50C8F8B5" w14:textId="77777777" w:rsidR="00DC5F6F" w:rsidRPr="00734183" w:rsidRDefault="00DC5F6F" w:rsidP="00DC5F6F"/>
    <w:p w14:paraId="48FA28AC" w14:textId="77777777" w:rsidR="00DC5F6F" w:rsidRDefault="00DC5F6F" w:rsidP="00DC5F6F">
      <w:pPr>
        <w:spacing w:line="360" w:lineRule="auto"/>
      </w:pPr>
      <w:r>
        <w:br w:type="page"/>
      </w:r>
    </w:p>
    <w:p w14:paraId="3FF71E0F" w14:textId="77777777" w:rsidR="00DC5F6F" w:rsidRDefault="00DC5F6F" w:rsidP="00DC5F6F">
      <w:pPr>
        <w:pStyle w:val="ListParagraph"/>
        <w:numPr>
          <w:ilvl w:val="0"/>
          <w:numId w:val="8"/>
        </w:numPr>
        <w:spacing w:line="360" w:lineRule="auto"/>
        <w:jc w:val="both"/>
      </w:pPr>
      <w:r>
        <w:lastRenderedPageBreak/>
        <w:t>Searching transactions by title:</w:t>
      </w:r>
    </w:p>
    <w:p w14:paraId="0648FB8C" w14:textId="77777777" w:rsidR="00DC5F6F" w:rsidRDefault="00DC5F6F" w:rsidP="00DC5F6F">
      <w:pPr>
        <w:pStyle w:val="ListParagraph"/>
        <w:spacing w:line="360" w:lineRule="auto"/>
        <w:jc w:val="both"/>
      </w:pPr>
    </w:p>
    <w:p w14:paraId="38E6D206" w14:textId="77777777" w:rsidR="00DC5F6F" w:rsidRDefault="00DC5F6F" w:rsidP="00DC5F6F">
      <w:pPr>
        <w:pStyle w:val="ListParagraph"/>
        <w:spacing w:line="360" w:lineRule="auto"/>
        <w:jc w:val="both"/>
      </w:pPr>
      <w:r>
        <w:t>The users can search these transactions with the keywords or names of transactions which can provide accurate information about these transactions.</w:t>
      </w:r>
    </w:p>
    <w:p w14:paraId="0A13F172" w14:textId="77777777" w:rsidR="00DC5F6F" w:rsidRDefault="00DC5F6F" w:rsidP="00DC5F6F">
      <w:pPr>
        <w:pStyle w:val="ListParagraph"/>
        <w:jc w:val="both"/>
      </w:pPr>
    </w:p>
    <w:p w14:paraId="643EF104" w14:textId="5FE65298" w:rsidR="001F4E41" w:rsidRDefault="003C6C43" w:rsidP="001F4E41">
      <w:pPr>
        <w:pStyle w:val="ListParagraph"/>
        <w:keepNext/>
        <w:jc w:val="center"/>
      </w:pPr>
      <w:r w:rsidRPr="00D45239">
        <w:rPr>
          <w:noProof/>
        </w:rPr>
        <w:drawing>
          <wp:inline distT="0" distB="0" distL="0" distR="0" wp14:anchorId="21FB745A" wp14:editId="75379FBB">
            <wp:extent cx="5943600" cy="15792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79245"/>
                    </a:xfrm>
                    <a:prstGeom prst="rect">
                      <a:avLst/>
                    </a:prstGeom>
                  </pic:spPr>
                </pic:pic>
              </a:graphicData>
            </a:graphic>
          </wp:inline>
        </w:drawing>
      </w:r>
    </w:p>
    <w:p w14:paraId="3A225DE8" w14:textId="51FD24A2" w:rsidR="00DC5F6F" w:rsidRDefault="001F4E41" w:rsidP="001F4E41">
      <w:pPr>
        <w:pStyle w:val="Caption"/>
        <w:jc w:val="center"/>
      </w:pPr>
      <w:bookmarkStart w:id="35" w:name="_Toc203640444"/>
      <w:r>
        <w:t xml:space="preserve">Figure </w:t>
      </w:r>
      <w:r w:rsidR="00007213">
        <w:fldChar w:fldCharType="begin"/>
      </w:r>
      <w:r w:rsidR="00007213">
        <w:instrText xml:space="preserve"> SEQ Figure \* ARABIC </w:instrText>
      </w:r>
      <w:r w:rsidR="00007213">
        <w:fldChar w:fldCharType="separate"/>
      </w:r>
      <w:r w:rsidR="00A90213">
        <w:rPr>
          <w:noProof/>
        </w:rPr>
        <w:t>24</w:t>
      </w:r>
      <w:r w:rsidR="00007213">
        <w:rPr>
          <w:noProof/>
        </w:rPr>
        <w:fldChar w:fldCharType="end"/>
      </w:r>
      <w:r>
        <w:t xml:space="preserve"> Searching transactions by title</w:t>
      </w:r>
      <w:bookmarkEnd w:id="35"/>
    </w:p>
    <w:p w14:paraId="53796FA9" w14:textId="77777777" w:rsidR="00DC5F6F" w:rsidRDefault="00DC5F6F" w:rsidP="00DC5F6F">
      <w:pPr>
        <w:pStyle w:val="ListParagraph"/>
      </w:pPr>
    </w:p>
    <w:p w14:paraId="74BD9330" w14:textId="77777777" w:rsidR="00DC5F6F" w:rsidRDefault="00DC5F6F" w:rsidP="00DC5F6F">
      <w:pPr>
        <w:pStyle w:val="ListParagraph"/>
      </w:pPr>
    </w:p>
    <w:p w14:paraId="27C48EC0" w14:textId="77777777" w:rsidR="00DC5F6F" w:rsidRDefault="00DC5F6F" w:rsidP="00DC5F6F">
      <w:pPr>
        <w:pStyle w:val="ListParagraph"/>
      </w:pPr>
    </w:p>
    <w:p w14:paraId="3AA52E66" w14:textId="77777777" w:rsidR="00DC5F6F" w:rsidRDefault="00DC5F6F" w:rsidP="00DC5F6F">
      <w:pPr>
        <w:pStyle w:val="ListParagraph"/>
      </w:pPr>
    </w:p>
    <w:p w14:paraId="6DF1BFF1" w14:textId="77777777" w:rsidR="00DC5F6F" w:rsidRDefault="00DC5F6F" w:rsidP="00DC5F6F">
      <w:pPr>
        <w:pStyle w:val="ListParagraph"/>
      </w:pPr>
    </w:p>
    <w:p w14:paraId="6E5D65ED" w14:textId="77777777" w:rsidR="00DC5F6F" w:rsidRDefault="00DC5F6F" w:rsidP="00DC5F6F">
      <w:pPr>
        <w:pStyle w:val="ListParagraph"/>
      </w:pPr>
    </w:p>
    <w:p w14:paraId="101C2C29" w14:textId="77777777" w:rsidR="00DC5F6F" w:rsidRDefault="00DC5F6F" w:rsidP="00DC5F6F">
      <w:pPr>
        <w:pStyle w:val="ListParagraph"/>
      </w:pPr>
    </w:p>
    <w:p w14:paraId="23D6EC80" w14:textId="77777777" w:rsidR="00DC5F6F" w:rsidRDefault="00DC5F6F" w:rsidP="00DC5F6F">
      <w:pPr>
        <w:pStyle w:val="ListParagraph"/>
      </w:pPr>
    </w:p>
    <w:p w14:paraId="073BA88B" w14:textId="77777777" w:rsidR="00DC5F6F" w:rsidRDefault="00DC5F6F" w:rsidP="00DC5F6F">
      <w:pPr>
        <w:pStyle w:val="ListParagraph"/>
      </w:pPr>
    </w:p>
    <w:p w14:paraId="16BD9F43" w14:textId="77777777" w:rsidR="00DC5F6F" w:rsidRDefault="00DC5F6F" w:rsidP="00DC5F6F">
      <w:pPr>
        <w:pStyle w:val="ListParagraph"/>
      </w:pPr>
    </w:p>
    <w:p w14:paraId="03937AC0" w14:textId="2AAE3978" w:rsidR="00DC5F6F" w:rsidRDefault="00DC5F6F" w:rsidP="00DC5F6F">
      <w:pPr>
        <w:pStyle w:val="ListParagraph"/>
      </w:pPr>
    </w:p>
    <w:p w14:paraId="78DF7394" w14:textId="2F61DD71" w:rsidR="00314B4A" w:rsidRDefault="00314B4A" w:rsidP="00DC5F6F">
      <w:pPr>
        <w:pStyle w:val="ListParagraph"/>
      </w:pPr>
    </w:p>
    <w:p w14:paraId="58790873" w14:textId="3645F9CC" w:rsidR="00314B4A" w:rsidRDefault="00314B4A" w:rsidP="00DC5F6F">
      <w:pPr>
        <w:pStyle w:val="ListParagraph"/>
      </w:pPr>
    </w:p>
    <w:p w14:paraId="358CCEAB" w14:textId="75E13B80" w:rsidR="00314B4A" w:rsidRDefault="00314B4A" w:rsidP="00DC5F6F">
      <w:pPr>
        <w:pStyle w:val="ListParagraph"/>
      </w:pPr>
    </w:p>
    <w:p w14:paraId="5CB4A558" w14:textId="193806F3" w:rsidR="00314B4A" w:rsidRDefault="00314B4A" w:rsidP="00DC5F6F">
      <w:pPr>
        <w:pStyle w:val="ListParagraph"/>
      </w:pPr>
    </w:p>
    <w:p w14:paraId="156F53EC" w14:textId="6AF34EB0" w:rsidR="00314B4A" w:rsidRDefault="00314B4A" w:rsidP="00DC5F6F">
      <w:pPr>
        <w:pStyle w:val="ListParagraph"/>
      </w:pPr>
    </w:p>
    <w:p w14:paraId="131E9A7F" w14:textId="77777777" w:rsidR="00314B4A" w:rsidRDefault="00314B4A" w:rsidP="00DC5F6F">
      <w:pPr>
        <w:pStyle w:val="ListParagraph"/>
      </w:pPr>
    </w:p>
    <w:p w14:paraId="4BD8CE13" w14:textId="77777777" w:rsidR="00DC5F6F" w:rsidRDefault="00DC5F6F" w:rsidP="00DC5F6F">
      <w:pPr>
        <w:pStyle w:val="ListParagraph"/>
      </w:pPr>
    </w:p>
    <w:p w14:paraId="57667CD4" w14:textId="77777777" w:rsidR="00DC5F6F" w:rsidRDefault="00DC5F6F" w:rsidP="00DC5F6F">
      <w:pPr>
        <w:pStyle w:val="ListParagraph"/>
      </w:pPr>
    </w:p>
    <w:p w14:paraId="11CFA743" w14:textId="77777777" w:rsidR="00DC5F6F" w:rsidRDefault="00DC5F6F" w:rsidP="00DC5F6F">
      <w:pPr>
        <w:pStyle w:val="ListParagraph"/>
      </w:pPr>
    </w:p>
    <w:p w14:paraId="66506B70" w14:textId="77777777" w:rsidR="00DC5F6F" w:rsidRDefault="00DC5F6F" w:rsidP="00DC5F6F">
      <w:pPr>
        <w:pStyle w:val="ListParagraph"/>
      </w:pPr>
    </w:p>
    <w:p w14:paraId="36368712" w14:textId="77777777" w:rsidR="00DC5F6F" w:rsidRDefault="00DC5F6F" w:rsidP="00DC5F6F">
      <w:pPr>
        <w:pStyle w:val="ListParagraph"/>
      </w:pPr>
    </w:p>
    <w:p w14:paraId="3385E9DC" w14:textId="77777777" w:rsidR="00DC5F6F" w:rsidRDefault="00DC5F6F" w:rsidP="001A26D4"/>
    <w:p w14:paraId="336972CA" w14:textId="77777777" w:rsidR="00DC5F6F" w:rsidRDefault="00DC5F6F" w:rsidP="00DC5F6F">
      <w:pPr>
        <w:pStyle w:val="ListParagraph"/>
        <w:numPr>
          <w:ilvl w:val="0"/>
          <w:numId w:val="8"/>
        </w:numPr>
        <w:spacing w:line="360" w:lineRule="auto"/>
      </w:pPr>
      <w:r>
        <w:lastRenderedPageBreak/>
        <w:t>Display of total number of transactions  and total transactions for (inflows + debts =outflows):</w:t>
      </w:r>
    </w:p>
    <w:p w14:paraId="6F658F5D" w14:textId="77777777" w:rsidR="00DC5F6F" w:rsidRDefault="00DC5F6F" w:rsidP="00DC5F6F">
      <w:pPr>
        <w:spacing w:line="360" w:lineRule="auto"/>
      </w:pPr>
      <w:r>
        <w:t>It shows an overview of the total number of transactions and the net balance by calculation of total transactions.</w:t>
      </w:r>
    </w:p>
    <w:p w14:paraId="521231DD" w14:textId="77777777" w:rsidR="001A26D4" w:rsidRDefault="001A26D4" w:rsidP="001A26D4">
      <w:pPr>
        <w:keepNext/>
        <w:jc w:val="center"/>
      </w:pPr>
      <w:r w:rsidRPr="008272CD">
        <w:rPr>
          <w:noProof/>
        </w:rPr>
        <w:drawing>
          <wp:inline distT="0" distB="0" distL="0" distR="0" wp14:anchorId="427A9484" wp14:editId="242B6622">
            <wp:extent cx="5943600" cy="477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77520"/>
                    </a:xfrm>
                    <a:prstGeom prst="rect">
                      <a:avLst/>
                    </a:prstGeom>
                  </pic:spPr>
                </pic:pic>
              </a:graphicData>
            </a:graphic>
          </wp:inline>
        </w:drawing>
      </w:r>
    </w:p>
    <w:p w14:paraId="2639D6C7" w14:textId="7245E321" w:rsidR="00DC5F6F" w:rsidRDefault="001A26D4" w:rsidP="001A26D4">
      <w:pPr>
        <w:pStyle w:val="Caption"/>
        <w:jc w:val="center"/>
      </w:pPr>
      <w:bookmarkStart w:id="36" w:name="_Toc203640445"/>
      <w:r>
        <w:t xml:space="preserve">Figure </w:t>
      </w:r>
      <w:r w:rsidR="00007213">
        <w:fldChar w:fldCharType="begin"/>
      </w:r>
      <w:r w:rsidR="00007213">
        <w:instrText xml:space="preserve"> SEQ Figure \* ARABIC </w:instrText>
      </w:r>
      <w:r w:rsidR="00007213">
        <w:fldChar w:fldCharType="separate"/>
      </w:r>
      <w:r w:rsidR="00A90213">
        <w:rPr>
          <w:noProof/>
        </w:rPr>
        <w:t>25</w:t>
      </w:r>
      <w:r w:rsidR="00007213">
        <w:rPr>
          <w:noProof/>
        </w:rPr>
        <w:fldChar w:fldCharType="end"/>
      </w:r>
      <w:r>
        <w:t xml:space="preserve"> Total number of transactions</w:t>
      </w:r>
      <w:bookmarkEnd w:id="36"/>
    </w:p>
    <w:p w14:paraId="13F14AAA" w14:textId="77777777" w:rsidR="00DC5F6F" w:rsidRDefault="00DC5F6F" w:rsidP="00DC5F6F"/>
    <w:p w14:paraId="242FCEEB" w14:textId="77777777" w:rsidR="0097219A" w:rsidRDefault="0097219A" w:rsidP="0097219A">
      <w:pPr>
        <w:keepNext/>
        <w:jc w:val="center"/>
      </w:pPr>
      <w:r w:rsidRPr="004C12AD">
        <w:rPr>
          <w:noProof/>
        </w:rPr>
        <w:drawing>
          <wp:inline distT="0" distB="0" distL="0" distR="0" wp14:anchorId="1EF99678" wp14:editId="46558960">
            <wp:extent cx="5943600" cy="4305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30530"/>
                    </a:xfrm>
                    <a:prstGeom prst="rect">
                      <a:avLst/>
                    </a:prstGeom>
                  </pic:spPr>
                </pic:pic>
              </a:graphicData>
            </a:graphic>
          </wp:inline>
        </w:drawing>
      </w:r>
    </w:p>
    <w:p w14:paraId="2ACA2258" w14:textId="1394FD46" w:rsidR="00DC5F6F" w:rsidRDefault="0097219A" w:rsidP="0097219A">
      <w:pPr>
        <w:pStyle w:val="Caption"/>
        <w:jc w:val="center"/>
      </w:pPr>
      <w:bookmarkStart w:id="37" w:name="_Toc203640446"/>
      <w:r>
        <w:t xml:space="preserve">Figure </w:t>
      </w:r>
      <w:r w:rsidR="00007213">
        <w:fldChar w:fldCharType="begin"/>
      </w:r>
      <w:r w:rsidR="00007213">
        <w:instrText xml:space="preserve"> SEQ Figure \* ARABIC </w:instrText>
      </w:r>
      <w:r w:rsidR="00007213">
        <w:fldChar w:fldCharType="separate"/>
      </w:r>
      <w:r w:rsidR="00A90213">
        <w:rPr>
          <w:noProof/>
        </w:rPr>
        <w:t>26</w:t>
      </w:r>
      <w:r w:rsidR="00007213">
        <w:rPr>
          <w:noProof/>
        </w:rPr>
        <w:fldChar w:fldCharType="end"/>
      </w:r>
      <w:r>
        <w:t xml:space="preserve"> Total transaction types</w:t>
      </w:r>
      <w:bookmarkEnd w:id="37"/>
    </w:p>
    <w:p w14:paraId="2794417E" w14:textId="77777777" w:rsidR="00DC5F6F" w:rsidRDefault="00DC5F6F" w:rsidP="0097219A">
      <w:pPr>
        <w:pStyle w:val="ListParagraph"/>
        <w:jc w:val="center"/>
      </w:pPr>
    </w:p>
    <w:p w14:paraId="7DA14919" w14:textId="77777777" w:rsidR="00DC5F6F" w:rsidRDefault="00DC5F6F" w:rsidP="0097219A">
      <w:pPr>
        <w:pStyle w:val="ListParagraph"/>
        <w:jc w:val="center"/>
      </w:pPr>
    </w:p>
    <w:p w14:paraId="166B96EA" w14:textId="77777777" w:rsidR="0097219A" w:rsidRDefault="0097219A" w:rsidP="0097219A">
      <w:pPr>
        <w:keepNext/>
        <w:jc w:val="center"/>
      </w:pPr>
      <w:r w:rsidRPr="009554B0">
        <w:rPr>
          <w:noProof/>
        </w:rPr>
        <w:drawing>
          <wp:inline distT="0" distB="0" distL="0" distR="0" wp14:anchorId="0CBB54A0" wp14:editId="106AAA8B">
            <wp:extent cx="5943600" cy="1727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72720"/>
                    </a:xfrm>
                    <a:prstGeom prst="rect">
                      <a:avLst/>
                    </a:prstGeom>
                  </pic:spPr>
                </pic:pic>
              </a:graphicData>
            </a:graphic>
          </wp:inline>
        </w:drawing>
      </w:r>
    </w:p>
    <w:p w14:paraId="2F7E4B7B" w14:textId="58E03E04" w:rsidR="00DC5F6F" w:rsidRPr="00FD6045" w:rsidRDefault="0097219A" w:rsidP="0097219A">
      <w:pPr>
        <w:pStyle w:val="Caption"/>
        <w:jc w:val="center"/>
      </w:pPr>
      <w:bookmarkStart w:id="38" w:name="_Toc203640447"/>
      <w:r>
        <w:t xml:space="preserve">Figure </w:t>
      </w:r>
      <w:r w:rsidR="00007213">
        <w:fldChar w:fldCharType="begin"/>
      </w:r>
      <w:r w:rsidR="00007213">
        <w:instrText xml:space="preserve"> SEQ Figure \* ARABIC </w:instrText>
      </w:r>
      <w:r w:rsidR="00007213">
        <w:fldChar w:fldCharType="separate"/>
      </w:r>
      <w:r w:rsidR="00A90213">
        <w:rPr>
          <w:noProof/>
        </w:rPr>
        <w:t>27</w:t>
      </w:r>
      <w:r w:rsidR="00007213">
        <w:rPr>
          <w:noProof/>
        </w:rPr>
        <w:fldChar w:fldCharType="end"/>
      </w:r>
      <w:r>
        <w:t xml:space="preserve"> Debt transaction</w:t>
      </w:r>
      <w:bookmarkEnd w:id="38"/>
    </w:p>
    <w:p w14:paraId="1243A491" w14:textId="711F5BF9" w:rsidR="00DC5F6F" w:rsidRDefault="00DC5F6F" w:rsidP="00DC5F6F"/>
    <w:p w14:paraId="5D0E173B" w14:textId="77777777" w:rsidR="00543A1B" w:rsidRDefault="0097219A" w:rsidP="00543A1B">
      <w:pPr>
        <w:keepNext/>
        <w:jc w:val="center"/>
      </w:pPr>
      <w:r w:rsidRPr="00296B43">
        <w:rPr>
          <w:noProof/>
        </w:rPr>
        <w:drawing>
          <wp:inline distT="0" distB="0" distL="0" distR="0" wp14:anchorId="53958FF8" wp14:editId="76A91A8B">
            <wp:extent cx="5943600" cy="5092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9270"/>
                    </a:xfrm>
                    <a:prstGeom prst="rect">
                      <a:avLst/>
                    </a:prstGeom>
                  </pic:spPr>
                </pic:pic>
              </a:graphicData>
            </a:graphic>
          </wp:inline>
        </w:drawing>
      </w:r>
    </w:p>
    <w:p w14:paraId="480D1662" w14:textId="25B20CD5" w:rsidR="00DC5F6F" w:rsidRDefault="00543A1B" w:rsidP="00543A1B">
      <w:pPr>
        <w:pStyle w:val="Caption"/>
        <w:jc w:val="center"/>
      </w:pPr>
      <w:bookmarkStart w:id="39" w:name="_Toc203640448"/>
      <w:r>
        <w:t xml:space="preserve">Figure </w:t>
      </w:r>
      <w:r w:rsidR="00007213">
        <w:fldChar w:fldCharType="begin"/>
      </w:r>
      <w:r w:rsidR="00007213">
        <w:instrText xml:space="preserve"> SEQ Figure \* ARABIC </w:instrText>
      </w:r>
      <w:r w:rsidR="00007213">
        <w:fldChar w:fldCharType="separate"/>
      </w:r>
      <w:r w:rsidR="00A90213">
        <w:rPr>
          <w:noProof/>
        </w:rPr>
        <w:t>28</w:t>
      </w:r>
      <w:r w:rsidR="00007213">
        <w:rPr>
          <w:noProof/>
        </w:rPr>
        <w:fldChar w:fldCharType="end"/>
      </w:r>
      <w:r>
        <w:t xml:space="preserve"> Credit transaction</w:t>
      </w:r>
      <w:bookmarkEnd w:id="39"/>
    </w:p>
    <w:p w14:paraId="3ADA9EB9" w14:textId="77777777" w:rsidR="00543A1B" w:rsidRDefault="00543A1B" w:rsidP="00543A1B">
      <w:pPr>
        <w:keepNext/>
        <w:jc w:val="center"/>
      </w:pPr>
      <w:r w:rsidRPr="005868D0">
        <w:rPr>
          <w:noProof/>
        </w:rPr>
        <w:drawing>
          <wp:inline distT="0" distB="0" distL="0" distR="0" wp14:anchorId="46241233" wp14:editId="03D44EEA">
            <wp:extent cx="5943600" cy="7099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09930"/>
                    </a:xfrm>
                    <a:prstGeom prst="rect">
                      <a:avLst/>
                    </a:prstGeom>
                  </pic:spPr>
                </pic:pic>
              </a:graphicData>
            </a:graphic>
          </wp:inline>
        </w:drawing>
      </w:r>
    </w:p>
    <w:p w14:paraId="392080EC" w14:textId="3C8AEF69" w:rsidR="00DC5F6F" w:rsidRDefault="00543A1B" w:rsidP="00543A1B">
      <w:pPr>
        <w:pStyle w:val="Caption"/>
        <w:jc w:val="center"/>
      </w:pPr>
      <w:bookmarkStart w:id="40" w:name="_Toc203640449"/>
      <w:r>
        <w:t xml:space="preserve">Figure </w:t>
      </w:r>
      <w:r w:rsidR="00007213">
        <w:fldChar w:fldCharType="begin"/>
      </w:r>
      <w:r w:rsidR="00007213">
        <w:instrText xml:space="preserve"> SEQ Figure \* ARABIC </w:instrText>
      </w:r>
      <w:r w:rsidR="00007213">
        <w:fldChar w:fldCharType="separate"/>
      </w:r>
      <w:r w:rsidR="00A90213">
        <w:rPr>
          <w:noProof/>
        </w:rPr>
        <w:t>29</w:t>
      </w:r>
      <w:r w:rsidR="00007213">
        <w:rPr>
          <w:noProof/>
        </w:rPr>
        <w:fldChar w:fldCharType="end"/>
      </w:r>
      <w:r>
        <w:t xml:space="preserve"> Debit transaction</w:t>
      </w:r>
      <w:bookmarkEnd w:id="40"/>
    </w:p>
    <w:p w14:paraId="2EFEB6FA" w14:textId="5EBCAC9F" w:rsidR="00DC5F6F" w:rsidRDefault="00DC5F6F" w:rsidP="00DC5F6F"/>
    <w:p w14:paraId="7CBE551B" w14:textId="782B064B" w:rsidR="00DC5F6F" w:rsidRDefault="00DC5F6F" w:rsidP="00DC5F6F"/>
    <w:p w14:paraId="2CD3E72B" w14:textId="0148124C" w:rsidR="00DC5F6F" w:rsidRDefault="00DC5F6F" w:rsidP="00DC5F6F"/>
    <w:p w14:paraId="585827EC" w14:textId="77777777" w:rsidR="00DC5F6F" w:rsidRDefault="00DC5F6F" w:rsidP="00DC5F6F"/>
    <w:p w14:paraId="490077A1" w14:textId="61F26AE9" w:rsidR="00DC5F6F" w:rsidRPr="00264095" w:rsidRDefault="00DC5F6F" w:rsidP="00DC5F6F"/>
    <w:p w14:paraId="31FA2EBC" w14:textId="77777777" w:rsidR="00DC5F6F" w:rsidRDefault="00DC5F6F" w:rsidP="00DC5F6F">
      <w:r>
        <w:br w:type="page"/>
      </w:r>
    </w:p>
    <w:p w14:paraId="65DFB491" w14:textId="77777777" w:rsidR="00DC5F6F" w:rsidRDefault="00DC5F6F" w:rsidP="00DC5F6F">
      <w:pPr>
        <w:pStyle w:val="ListParagraph"/>
        <w:numPr>
          <w:ilvl w:val="0"/>
          <w:numId w:val="8"/>
        </w:numPr>
        <w:spacing w:line="360" w:lineRule="auto"/>
        <w:jc w:val="both"/>
      </w:pPr>
      <w:r>
        <w:lastRenderedPageBreak/>
        <w:t>Display of total inflows, outflows, debt, cleared debt, remaining debts</w:t>
      </w:r>
    </w:p>
    <w:p w14:paraId="521F0973" w14:textId="77777777" w:rsidR="00DC5F6F" w:rsidRDefault="00DC5F6F" w:rsidP="00DC5F6F">
      <w:pPr>
        <w:pStyle w:val="ListParagraph"/>
        <w:spacing w:line="360" w:lineRule="auto"/>
        <w:jc w:val="both"/>
      </w:pPr>
    </w:p>
    <w:p w14:paraId="0BBA5467" w14:textId="77777777" w:rsidR="00DC5F6F" w:rsidRDefault="00DC5F6F" w:rsidP="00DC5F6F">
      <w:pPr>
        <w:pStyle w:val="ListParagraph"/>
        <w:spacing w:line="360" w:lineRule="auto"/>
        <w:jc w:val="both"/>
      </w:pPr>
      <w:r>
        <w:t>It shows the user’s total income, total expenses, total clear debt and remaining debt during a particular period of time.</w:t>
      </w:r>
    </w:p>
    <w:p w14:paraId="06449BCF" w14:textId="77777777" w:rsidR="00DC5F6F" w:rsidRDefault="00DC5F6F" w:rsidP="00DC5F6F"/>
    <w:p w14:paraId="28EC5637" w14:textId="77777777" w:rsidR="00E24824" w:rsidRDefault="00DC5F6F" w:rsidP="00E24824">
      <w:pPr>
        <w:keepNext/>
        <w:jc w:val="center"/>
      </w:pPr>
      <w:r w:rsidRPr="004C12AD">
        <w:rPr>
          <w:noProof/>
        </w:rPr>
        <w:drawing>
          <wp:inline distT="0" distB="0" distL="0" distR="0" wp14:anchorId="30E4A76D" wp14:editId="4EF7DEA2">
            <wp:extent cx="5943600" cy="4305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30530"/>
                    </a:xfrm>
                    <a:prstGeom prst="rect">
                      <a:avLst/>
                    </a:prstGeom>
                  </pic:spPr>
                </pic:pic>
              </a:graphicData>
            </a:graphic>
          </wp:inline>
        </w:drawing>
      </w:r>
    </w:p>
    <w:p w14:paraId="111A0402" w14:textId="5D62AA12" w:rsidR="00DC5F6F" w:rsidRPr="0001621E" w:rsidRDefault="00E24824" w:rsidP="00E24824">
      <w:pPr>
        <w:pStyle w:val="Caption"/>
        <w:jc w:val="center"/>
      </w:pPr>
      <w:bookmarkStart w:id="41" w:name="_Toc203640450"/>
      <w:r>
        <w:t xml:space="preserve">Figure </w:t>
      </w:r>
      <w:r w:rsidR="00007213">
        <w:fldChar w:fldCharType="begin"/>
      </w:r>
      <w:r w:rsidR="00007213">
        <w:instrText xml:space="preserve"> SEQ Figure \* ARABIC </w:instrText>
      </w:r>
      <w:r w:rsidR="00007213">
        <w:fldChar w:fldCharType="separate"/>
      </w:r>
      <w:r w:rsidR="00A90213">
        <w:rPr>
          <w:noProof/>
        </w:rPr>
        <w:t>30</w:t>
      </w:r>
      <w:r w:rsidR="00007213">
        <w:rPr>
          <w:noProof/>
        </w:rPr>
        <w:fldChar w:fldCharType="end"/>
      </w:r>
      <w:r>
        <w:t xml:space="preserve"> displaying of total inflows, outflows, debt, cleared debt and remaining debts</w:t>
      </w:r>
      <w:bookmarkEnd w:id="41"/>
    </w:p>
    <w:p w14:paraId="2E186FDC" w14:textId="77777777" w:rsidR="00DC5F6F" w:rsidRDefault="00DC5F6F" w:rsidP="00DC5F6F"/>
    <w:p w14:paraId="651EC6D6" w14:textId="77777777" w:rsidR="00AD4139" w:rsidRDefault="00DC5F6F" w:rsidP="00AD4139">
      <w:pPr>
        <w:keepNext/>
        <w:jc w:val="center"/>
      </w:pPr>
      <w:r w:rsidRPr="00C608CA">
        <w:rPr>
          <w:noProof/>
        </w:rPr>
        <w:drawing>
          <wp:inline distT="0" distB="0" distL="0" distR="0" wp14:anchorId="1624C51F" wp14:editId="1BAAE8B1">
            <wp:extent cx="5943600" cy="1649095"/>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649095"/>
                    </a:xfrm>
                    <a:prstGeom prst="rect">
                      <a:avLst/>
                    </a:prstGeom>
                  </pic:spPr>
                </pic:pic>
              </a:graphicData>
            </a:graphic>
          </wp:inline>
        </w:drawing>
      </w:r>
    </w:p>
    <w:p w14:paraId="7A88080F" w14:textId="54BD81C3" w:rsidR="00DC5F6F" w:rsidRDefault="00AD4139" w:rsidP="00AD4139">
      <w:pPr>
        <w:pStyle w:val="Caption"/>
        <w:jc w:val="center"/>
      </w:pPr>
      <w:bookmarkStart w:id="42" w:name="_Toc203640451"/>
      <w:r>
        <w:t xml:space="preserve">Figure </w:t>
      </w:r>
      <w:r w:rsidR="00007213">
        <w:fldChar w:fldCharType="begin"/>
      </w:r>
      <w:r w:rsidR="00007213">
        <w:instrText xml:space="preserve"> SEQ Figure \* ARABIC </w:instrText>
      </w:r>
      <w:r w:rsidR="00007213">
        <w:fldChar w:fldCharType="separate"/>
      </w:r>
      <w:r w:rsidR="00A90213">
        <w:rPr>
          <w:noProof/>
        </w:rPr>
        <w:t>31</w:t>
      </w:r>
      <w:r w:rsidR="00007213">
        <w:rPr>
          <w:noProof/>
        </w:rPr>
        <w:fldChar w:fldCharType="end"/>
      </w:r>
      <w:r>
        <w:t xml:space="preserve"> Total number of transactions on different types</w:t>
      </w:r>
      <w:bookmarkEnd w:id="42"/>
    </w:p>
    <w:p w14:paraId="4FAA300B" w14:textId="77777777" w:rsidR="00DC5F6F" w:rsidRDefault="00DC5F6F" w:rsidP="00DC5F6F"/>
    <w:p w14:paraId="4F01F4EE" w14:textId="77777777" w:rsidR="00DC5F6F" w:rsidRDefault="00DC5F6F" w:rsidP="00DC5F6F"/>
    <w:p w14:paraId="191E2D9F" w14:textId="77777777" w:rsidR="00DC5F6F" w:rsidRDefault="00DC5F6F" w:rsidP="00DC5F6F">
      <w:r>
        <w:br w:type="page"/>
      </w:r>
    </w:p>
    <w:p w14:paraId="35C8FA77" w14:textId="77777777" w:rsidR="00DC5F6F" w:rsidRDefault="00DC5F6F" w:rsidP="00DC5F6F">
      <w:pPr>
        <w:pStyle w:val="ListParagraph"/>
        <w:numPr>
          <w:ilvl w:val="0"/>
          <w:numId w:val="8"/>
        </w:numPr>
        <w:jc w:val="both"/>
      </w:pPr>
      <w:r>
        <w:lastRenderedPageBreak/>
        <w:t>Display of highest/lowest inflow, outflow, and debt transactions</w:t>
      </w:r>
    </w:p>
    <w:p w14:paraId="7A3D6891" w14:textId="77777777" w:rsidR="00DC5F6F" w:rsidRDefault="00DC5F6F" w:rsidP="00DC5F6F">
      <w:pPr>
        <w:pStyle w:val="ListParagraph"/>
        <w:jc w:val="both"/>
      </w:pPr>
    </w:p>
    <w:p w14:paraId="20E16B81" w14:textId="77777777" w:rsidR="00DC5F6F" w:rsidRDefault="00DC5F6F" w:rsidP="00DC5F6F">
      <w:pPr>
        <w:pStyle w:val="ListParagraph"/>
        <w:jc w:val="both"/>
      </w:pPr>
      <w:r>
        <w:t>It helps to identify and highlights the highest and lowest transaction of each transaction type.</w:t>
      </w:r>
    </w:p>
    <w:p w14:paraId="02E5EBD7" w14:textId="77777777" w:rsidR="00DC5F6F" w:rsidRDefault="00DC5F6F" w:rsidP="00D50BAC">
      <w:pPr>
        <w:jc w:val="center"/>
      </w:pPr>
    </w:p>
    <w:p w14:paraId="76D8567E" w14:textId="77777777" w:rsidR="004C32E9" w:rsidRDefault="00DC5F6F" w:rsidP="00D50BAC">
      <w:pPr>
        <w:keepNext/>
        <w:jc w:val="center"/>
      </w:pPr>
      <w:r w:rsidRPr="001D3CD5">
        <w:rPr>
          <w:noProof/>
        </w:rPr>
        <w:drawing>
          <wp:inline distT="0" distB="0" distL="0" distR="0" wp14:anchorId="06AD8B25" wp14:editId="4ABFD0CC">
            <wp:extent cx="5943600" cy="579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79755"/>
                    </a:xfrm>
                    <a:prstGeom prst="rect">
                      <a:avLst/>
                    </a:prstGeom>
                  </pic:spPr>
                </pic:pic>
              </a:graphicData>
            </a:graphic>
          </wp:inline>
        </w:drawing>
      </w:r>
    </w:p>
    <w:p w14:paraId="49953E84" w14:textId="19951E0E" w:rsidR="00DC5F6F" w:rsidRDefault="004C32E9" w:rsidP="00D50BAC">
      <w:pPr>
        <w:pStyle w:val="Caption"/>
        <w:jc w:val="center"/>
      </w:pPr>
      <w:bookmarkStart w:id="43" w:name="_Toc203640452"/>
      <w:r>
        <w:t xml:space="preserve">Figure </w:t>
      </w:r>
      <w:r w:rsidR="00007213">
        <w:fldChar w:fldCharType="begin"/>
      </w:r>
      <w:r w:rsidR="00007213">
        <w:instrText xml:space="preserve"> SEQ Figure \* ARABIC </w:instrText>
      </w:r>
      <w:r w:rsidR="00007213">
        <w:fldChar w:fldCharType="separate"/>
      </w:r>
      <w:r w:rsidR="00A90213">
        <w:rPr>
          <w:noProof/>
        </w:rPr>
        <w:t>32</w:t>
      </w:r>
      <w:r w:rsidR="00007213">
        <w:rPr>
          <w:noProof/>
        </w:rPr>
        <w:fldChar w:fldCharType="end"/>
      </w:r>
      <w:r>
        <w:t xml:space="preserve"> Highest and lowest transactions</w:t>
      </w:r>
      <w:bookmarkEnd w:id="43"/>
    </w:p>
    <w:p w14:paraId="7E5F72C0" w14:textId="77777777" w:rsidR="00D50BAC" w:rsidRDefault="00D50BAC" w:rsidP="00D50BAC">
      <w:pPr>
        <w:keepNext/>
        <w:jc w:val="center"/>
      </w:pPr>
      <w:r w:rsidRPr="00C608CA">
        <w:rPr>
          <w:noProof/>
        </w:rPr>
        <w:drawing>
          <wp:inline distT="0" distB="0" distL="0" distR="0" wp14:anchorId="486435E4" wp14:editId="6BFB6E56">
            <wp:extent cx="5943600" cy="164909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649095"/>
                    </a:xfrm>
                    <a:prstGeom prst="rect">
                      <a:avLst/>
                    </a:prstGeom>
                  </pic:spPr>
                </pic:pic>
              </a:graphicData>
            </a:graphic>
          </wp:inline>
        </w:drawing>
      </w:r>
    </w:p>
    <w:p w14:paraId="7D8C3C9F" w14:textId="2B670B25" w:rsidR="00DC5F6F" w:rsidRDefault="00D50BAC" w:rsidP="00D50BAC">
      <w:pPr>
        <w:pStyle w:val="Caption"/>
        <w:jc w:val="center"/>
      </w:pPr>
      <w:bookmarkStart w:id="44" w:name="_Toc203640453"/>
      <w:r>
        <w:t xml:space="preserve">Figure </w:t>
      </w:r>
      <w:r w:rsidR="00007213">
        <w:fldChar w:fldCharType="begin"/>
      </w:r>
      <w:r w:rsidR="00007213">
        <w:instrText xml:space="preserve"> SEQ Figure \* ARABIC </w:instrText>
      </w:r>
      <w:r w:rsidR="00007213">
        <w:fldChar w:fldCharType="separate"/>
      </w:r>
      <w:r w:rsidR="00A90213">
        <w:rPr>
          <w:noProof/>
        </w:rPr>
        <w:t>33</w:t>
      </w:r>
      <w:r w:rsidR="00007213">
        <w:rPr>
          <w:noProof/>
        </w:rPr>
        <w:fldChar w:fldCharType="end"/>
      </w:r>
      <w:r>
        <w:t xml:space="preserve"> All transactions in the particular date</w:t>
      </w:r>
      <w:bookmarkEnd w:id="44"/>
    </w:p>
    <w:p w14:paraId="07FE9B79" w14:textId="77777777" w:rsidR="00DC5F6F" w:rsidRDefault="00DC5F6F" w:rsidP="00DC5F6F"/>
    <w:p w14:paraId="4D9F203C" w14:textId="51573984" w:rsidR="00DC5F6F" w:rsidRDefault="00DC5F6F" w:rsidP="00DC5F6F">
      <w:r>
        <w:br w:type="page"/>
      </w:r>
    </w:p>
    <w:p w14:paraId="6CA48F3C" w14:textId="77777777" w:rsidR="00DC5F6F" w:rsidRDefault="00DC5F6F" w:rsidP="00DC5F6F">
      <w:pPr>
        <w:pStyle w:val="ListParagraph"/>
        <w:numPr>
          <w:ilvl w:val="0"/>
          <w:numId w:val="8"/>
        </w:numPr>
        <w:spacing w:line="360" w:lineRule="auto"/>
        <w:jc w:val="both"/>
      </w:pPr>
      <w:r>
        <w:lastRenderedPageBreak/>
        <w:t>Properly listing pending debts in the dashboard:</w:t>
      </w:r>
    </w:p>
    <w:p w14:paraId="0017F127" w14:textId="77777777" w:rsidR="00DC5F6F" w:rsidRDefault="00DC5F6F" w:rsidP="00DC5F6F">
      <w:pPr>
        <w:pStyle w:val="ListParagraph"/>
        <w:spacing w:line="360" w:lineRule="auto"/>
        <w:jc w:val="both"/>
      </w:pPr>
    </w:p>
    <w:p w14:paraId="318B1E7D" w14:textId="77777777" w:rsidR="00DC5F6F" w:rsidRDefault="00DC5F6F" w:rsidP="00DC5F6F">
      <w:pPr>
        <w:pStyle w:val="ListParagraph"/>
        <w:spacing w:line="360" w:lineRule="auto"/>
        <w:jc w:val="both"/>
      </w:pPr>
      <w:r>
        <w:t>The pending debts are shown in dashboard with an option to clear these pending dues with the given balance, total cash inflow or outflow.</w:t>
      </w:r>
    </w:p>
    <w:p w14:paraId="7F2EF283" w14:textId="77777777" w:rsidR="000F6B78" w:rsidRDefault="000F6B78" w:rsidP="000F6B78">
      <w:pPr>
        <w:keepNext/>
        <w:jc w:val="center"/>
      </w:pPr>
      <w:r w:rsidRPr="00027229">
        <w:rPr>
          <w:noProof/>
        </w:rPr>
        <w:drawing>
          <wp:inline distT="0" distB="0" distL="0" distR="0" wp14:anchorId="5FFA64F5" wp14:editId="25A0FA59">
            <wp:extent cx="5943600" cy="7943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794385"/>
                    </a:xfrm>
                    <a:prstGeom prst="rect">
                      <a:avLst/>
                    </a:prstGeom>
                  </pic:spPr>
                </pic:pic>
              </a:graphicData>
            </a:graphic>
          </wp:inline>
        </w:drawing>
      </w:r>
    </w:p>
    <w:p w14:paraId="411D7987" w14:textId="725ADBD8" w:rsidR="00DC5F6F" w:rsidRDefault="000F6B78" w:rsidP="000F6B78">
      <w:pPr>
        <w:pStyle w:val="Caption"/>
        <w:jc w:val="center"/>
      </w:pPr>
      <w:bookmarkStart w:id="45" w:name="_Toc203640454"/>
      <w:r>
        <w:t xml:space="preserve">Figure </w:t>
      </w:r>
      <w:r w:rsidR="00007213">
        <w:fldChar w:fldCharType="begin"/>
      </w:r>
      <w:r w:rsidR="00007213">
        <w:instrText xml:space="preserve"> SEQ Figure \</w:instrText>
      </w:r>
      <w:r w:rsidR="00007213">
        <w:instrText xml:space="preserve">* ARABIC </w:instrText>
      </w:r>
      <w:r w:rsidR="00007213">
        <w:fldChar w:fldCharType="separate"/>
      </w:r>
      <w:r w:rsidR="00A90213">
        <w:rPr>
          <w:noProof/>
        </w:rPr>
        <w:t>34</w:t>
      </w:r>
      <w:r w:rsidR="00007213">
        <w:rPr>
          <w:noProof/>
        </w:rPr>
        <w:fldChar w:fldCharType="end"/>
      </w:r>
      <w:r>
        <w:t xml:space="preserve"> Pending debts in dashboard</w:t>
      </w:r>
      <w:bookmarkEnd w:id="45"/>
    </w:p>
    <w:p w14:paraId="22CC0889" w14:textId="2F03EAEF" w:rsidR="00DC5F6F" w:rsidRDefault="00DC5F6F" w:rsidP="00DC5F6F"/>
    <w:p w14:paraId="0870371B" w14:textId="77777777" w:rsidR="00DC5F6F" w:rsidRDefault="00DC5F6F" w:rsidP="00DC5F6F">
      <w:r>
        <w:br w:type="page"/>
      </w:r>
    </w:p>
    <w:p w14:paraId="53FEB749" w14:textId="77777777" w:rsidR="00DC5F6F" w:rsidRDefault="00DC5F6F" w:rsidP="00DC5F6F">
      <w:pPr>
        <w:spacing w:line="360" w:lineRule="auto"/>
      </w:pPr>
    </w:p>
    <w:p w14:paraId="6DCA595D" w14:textId="77777777" w:rsidR="00DC5F6F" w:rsidRDefault="00DC5F6F" w:rsidP="00DC5F6F">
      <w:pPr>
        <w:pStyle w:val="ListParagraph"/>
        <w:numPr>
          <w:ilvl w:val="0"/>
          <w:numId w:val="8"/>
        </w:numPr>
        <w:spacing w:line="360" w:lineRule="auto"/>
      </w:pPr>
      <w:r>
        <w:t>Dashboard filtering by specific date ranges:</w:t>
      </w:r>
    </w:p>
    <w:p w14:paraId="06D32991" w14:textId="77777777" w:rsidR="00DC5F6F" w:rsidRDefault="00DC5F6F" w:rsidP="00DC5F6F">
      <w:pPr>
        <w:pStyle w:val="ListParagraph"/>
        <w:spacing w:line="360" w:lineRule="auto"/>
      </w:pPr>
    </w:p>
    <w:p w14:paraId="6DEE5EFD" w14:textId="77777777" w:rsidR="00DC5F6F" w:rsidRDefault="00DC5F6F" w:rsidP="00DC5F6F">
      <w:pPr>
        <w:pStyle w:val="ListParagraph"/>
        <w:spacing w:line="360" w:lineRule="auto"/>
      </w:pPr>
      <w:r>
        <w:t>Users can apply date filters to display the total transactions of the given time period. It is used as an analysis where users can analyse their transactions in a specified amount of time.</w:t>
      </w:r>
    </w:p>
    <w:p w14:paraId="6CBEFC67" w14:textId="77777777" w:rsidR="00DC5F6F" w:rsidRDefault="00DC5F6F" w:rsidP="00DC5F6F"/>
    <w:p w14:paraId="780E5623" w14:textId="77777777" w:rsidR="008823C7" w:rsidRDefault="00DC5F6F" w:rsidP="008823C7">
      <w:pPr>
        <w:keepNext/>
        <w:jc w:val="center"/>
      </w:pPr>
      <w:r w:rsidRPr="00CD013A">
        <w:rPr>
          <w:noProof/>
        </w:rPr>
        <w:drawing>
          <wp:inline distT="0" distB="0" distL="0" distR="0" wp14:anchorId="65BB37FC" wp14:editId="5A5FAB1E">
            <wp:extent cx="5943600" cy="138874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388745"/>
                    </a:xfrm>
                    <a:prstGeom prst="rect">
                      <a:avLst/>
                    </a:prstGeom>
                  </pic:spPr>
                </pic:pic>
              </a:graphicData>
            </a:graphic>
          </wp:inline>
        </w:drawing>
      </w:r>
    </w:p>
    <w:p w14:paraId="75E5FC37" w14:textId="2722EDCA" w:rsidR="00DC5F6F" w:rsidRDefault="008823C7" w:rsidP="008823C7">
      <w:pPr>
        <w:pStyle w:val="Caption"/>
        <w:jc w:val="center"/>
      </w:pPr>
      <w:bookmarkStart w:id="46" w:name="_Toc203640455"/>
      <w:r>
        <w:t xml:space="preserve">Figure </w:t>
      </w:r>
      <w:r w:rsidR="00007213">
        <w:fldChar w:fldCharType="begin"/>
      </w:r>
      <w:r w:rsidR="00007213">
        <w:instrText xml:space="preserve"> SEQ Figure \* ARABIC </w:instrText>
      </w:r>
      <w:r w:rsidR="00007213">
        <w:fldChar w:fldCharType="separate"/>
      </w:r>
      <w:r w:rsidR="00A90213">
        <w:rPr>
          <w:noProof/>
        </w:rPr>
        <w:t>35</w:t>
      </w:r>
      <w:r w:rsidR="00007213">
        <w:rPr>
          <w:noProof/>
        </w:rPr>
        <w:fldChar w:fldCharType="end"/>
      </w:r>
      <w:r>
        <w:t xml:space="preserve"> Dashboard with specified time range</w:t>
      </w:r>
      <w:bookmarkEnd w:id="46"/>
    </w:p>
    <w:p w14:paraId="1309D37A" w14:textId="77777777" w:rsidR="00DC5F6F" w:rsidRDefault="00DC5F6F" w:rsidP="00DC5F6F"/>
    <w:p w14:paraId="7B02AEC8" w14:textId="77777777" w:rsidR="00DC5F6F" w:rsidRDefault="00DC5F6F" w:rsidP="00DC5F6F">
      <w:pPr>
        <w:spacing w:line="360" w:lineRule="auto"/>
        <w:jc w:val="both"/>
      </w:pPr>
    </w:p>
    <w:p w14:paraId="30F82917" w14:textId="77777777" w:rsidR="00DC5F6F" w:rsidRDefault="00DC5F6F" w:rsidP="00DC5F6F">
      <w:pPr>
        <w:spacing w:line="360" w:lineRule="auto"/>
        <w:jc w:val="both"/>
      </w:pPr>
    </w:p>
    <w:p w14:paraId="3B4D29B4" w14:textId="77777777" w:rsidR="00DC5F6F" w:rsidRDefault="00DC5F6F" w:rsidP="00DC5F6F">
      <w:pPr>
        <w:spacing w:line="360" w:lineRule="auto"/>
        <w:jc w:val="both"/>
      </w:pPr>
    </w:p>
    <w:p w14:paraId="1A45A9C5" w14:textId="77777777" w:rsidR="00DC5F6F" w:rsidRDefault="00DC5F6F" w:rsidP="00DC5F6F">
      <w:pPr>
        <w:spacing w:line="360" w:lineRule="auto"/>
        <w:jc w:val="both"/>
      </w:pPr>
    </w:p>
    <w:p w14:paraId="7D8EBA10" w14:textId="77777777" w:rsidR="00DC5F6F" w:rsidRDefault="00DC5F6F" w:rsidP="00DC5F6F">
      <w:pPr>
        <w:spacing w:line="360" w:lineRule="auto"/>
        <w:jc w:val="both"/>
      </w:pPr>
    </w:p>
    <w:p w14:paraId="6784ED4C" w14:textId="77777777" w:rsidR="00DC5F6F" w:rsidRDefault="00DC5F6F" w:rsidP="00DC5F6F">
      <w:pPr>
        <w:spacing w:line="360" w:lineRule="auto"/>
        <w:jc w:val="both"/>
      </w:pPr>
    </w:p>
    <w:p w14:paraId="7190759E" w14:textId="77777777" w:rsidR="00DC5F6F" w:rsidRDefault="00DC5F6F" w:rsidP="00DC5F6F">
      <w:pPr>
        <w:spacing w:line="360" w:lineRule="auto"/>
        <w:jc w:val="both"/>
      </w:pPr>
    </w:p>
    <w:p w14:paraId="4DFD15A6" w14:textId="77777777" w:rsidR="00DC5F6F" w:rsidRDefault="00DC5F6F" w:rsidP="00DC5F6F">
      <w:pPr>
        <w:spacing w:line="360" w:lineRule="auto"/>
        <w:jc w:val="both"/>
      </w:pPr>
    </w:p>
    <w:p w14:paraId="013466D6" w14:textId="77777777" w:rsidR="00DC5F6F" w:rsidRDefault="00DC5F6F" w:rsidP="00DC5F6F">
      <w:pPr>
        <w:spacing w:line="360" w:lineRule="auto"/>
        <w:jc w:val="both"/>
      </w:pPr>
    </w:p>
    <w:p w14:paraId="5259D7F0" w14:textId="77777777" w:rsidR="00DC5F6F" w:rsidRDefault="00DC5F6F" w:rsidP="00DC5F6F">
      <w:pPr>
        <w:spacing w:line="360" w:lineRule="auto"/>
        <w:jc w:val="both"/>
      </w:pPr>
    </w:p>
    <w:p w14:paraId="5BBDF4DE" w14:textId="77777777" w:rsidR="00DC5F6F" w:rsidRDefault="00DC5F6F" w:rsidP="00DC5F6F">
      <w:pPr>
        <w:spacing w:line="360" w:lineRule="auto"/>
        <w:jc w:val="both"/>
      </w:pPr>
    </w:p>
    <w:p w14:paraId="2167D66C" w14:textId="77777777" w:rsidR="00DC5F6F" w:rsidRDefault="00DC5F6F" w:rsidP="00DC5F6F">
      <w:pPr>
        <w:spacing w:line="360" w:lineRule="auto"/>
        <w:jc w:val="both"/>
      </w:pPr>
    </w:p>
    <w:p w14:paraId="2799A4AF" w14:textId="77777777" w:rsidR="00DC5F6F" w:rsidRDefault="00DC5F6F" w:rsidP="00DC5F6F">
      <w:pPr>
        <w:pStyle w:val="ListParagraph"/>
        <w:numPr>
          <w:ilvl w:val="0"/>
          <w:numId w:val="8"/>
        </w:numPr>
        <w:spacing w:line="360" w:lineRule="auto"/>
      </w:pPr>
      <w:r>
        <w:t>User Authentication(Login and Register):</w:t>
      </w:r>
    </w:p>
    <w:p w14:paraId="4C4F90EF" w14:textId="77777777" w:rsidR="00DC5F6F" w:rsidRDefault="00DC5F6F" w:rsidP="00DC5F6F">
      <w:pPr>
        <w:pStyle w:val="ListParagraph"/>
        <w:spacing w:line="360" w:lineRule="auto"/>
      </w:pPr>
      <w:r>
        <w:t>User can access their accounts with login after they have finished registering themselves in the app. After successful signup, it is redirected to login.</w:t>
      </w:r>
    </w:p>
    <w:p w14:paraId="237805FB" w14:textId="77777777" w:rsidR="00DC5F6F" w:rsidRDefault="00DC5F6F" w:rsidP="00DC5F6F">
      <w:pPr>
        <w:pStyle w:val="ListParagraph"/>
        <w:spacing w:line="360" w:lineRule="auto"/>
        <w:jc w:val="both"/>
      </w:pPr>
    </w:p>
    <w:p w14:paraId="394DF845" w14:textId="77777777" w:rsidR="00DB54DD" w:rsidRDefault="00DC5F6F" w:rsidP="00DB54DD">
      <w:pPr>
        <w:pStyle w:val="ListParagraph"/>
        <w:keepNext/>
        <w:spacing w:line="360" w:lineRule="auto"/>
        <w:jc w:val="center"/>
      </w:pPr>
      <w:r w:rsidRPr="0067015F">
        <w:rPr>
          <w:noProof/>
        </w:rPr>
        <w:drawing>
          <wp:inline distT="0" distB="0" distL="0" distR="0" wp14:anchorId="23347F4F" wp14:editId="39AC5CCF">
            <wp:extent cx="2497998" cy="22112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07369" cy="2219533"/>
                    </a:xfrm>
                    <a:prstGeom prst="rect">
                      <a:avLst/>
                    </a:prstGeom>
                  </pic:spPr>
                </pic:pic>
              </a:graphicData>
            </a:graphic>
          </wp:inline>
        </w:drawing>
      </w:r>
    </w:p>
    <w:p w14:paraId="4E8A29E7" w14:textId="3ED6B626" w:rsidR="00DC5F6F" w:rsidRDefault="00DB54DD" w:rsidP="00DB54DD">
      <w:pPr>
        <w:pStyle w:val="Caption"/>
        <w:jc w:val="center"/>
      </w:pPr>
      <w:bookmarkStart w:id="47" w:name="_Toc203640456"/>
      <w:r>
        <w:t xml:space="preserve">Figure </w:t>
      </w:r>
      <w:r w:rsidR="00007213">
        <w:fldChar w:fldCharType="begin"/>
      </w:r>
      <w:r w:rsidR="00007213">
        <w:instrText xml:space="preserve"> SEQ Figure \* ARABIC </w:instrText>
      </w:r>
      <w:r w:rsidR="00007213">
        <w:fldChar w:fldCharType="separate"/>
      </w:r>
      <w:r w:rsidR="00A90213">
        <w:rPr>
          <w:noProof/>
        </w:rPr>
        <w:t>36</w:t>
      </w:r>
      <w:r w:rsidR="00007213">
        <w:rPr>
          <w:noProof/>
        </w:rPr>
        <w:fldChar w:fldCharType="end"/>
      </w:r>
      <w:r>
        <w:t xml:space="preserve"> Login to the system</w:t>
      </w:r>
      <w:bookmarkEnd w:id="47"/>
    </w:p>
    <w:p w14:paraId="729DE4A1" w14:textId="77777777" w:rsidR="00452C7E" w:rsidRDefault="00DC5F6F" w:rsidP="00452C7E">
      <w:pPr>
        <w:pStyle w:val="ListParagraph"/>
        <w:keepNext/>
        <w:spacing w:line="360" w:lineRule="auto"/>
        <w:jc w:val="center"/>
      </w:pPr>
      <w:r w:rsidRPr="006166A1">
        <w:rPr>
          <w:noProof/>
        </w:rPr>
        <w:drawing>
          <wp:inline distT="0" distB="0" distL="0" distR="0" wp14:anchorId="3F37E03A" wp14:editId="5DA1DEC5">
            <wp:extent cx="2705100" cy="30124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11241" cy="3019338"/>
                    </a:xfrm>
                    <a:prstGeom prst="rect">
                      <a:avLst/>
                    </a:prstGeom>
                  </pic:spPr>
                </pic:pic>
              </a:graphicData>
            </a:graphic>
          </wp:inline>
        </w:drawing>
      </w:r>
    </w:p>
    <w:p w14:paraId="257653D8" w14:textId="157612A5" w:rsidR="00DC5F6F" w:rsidRDefault="00452C7E" w:rsidP="00452C7E">
      <w:pPr>
        <w:pStyle w:val="Caption"/>
        <w:jc w:val="center"/>
      </w:pPr>
      <w:bookmarkStart w:id="48" w:name="_Toc203640457"/>
      <w:r>
        <w:t xml:space="preserve">Figure </w:t>
      </w:r>
      <w:r w:rsidR="00007213">
        <w:fldChar w:fldCharType="begin"/>
      </w:r>
      <w:r w:rsidR="00007213">
        <w:instrText xml:space="preserve"> SEQ Figure \* ARABIC </w:instrText>
      </w:r>
      <w:r w:rsidR="00007213">
        <w:fldChar w:fldCharType="separate"/>
      </w:r>
      <w:r w:rsidR="00A90213">
        <w:rPr>
          <w:noProof/>
        </w:rPr>
        <w:t>37</w:t>
      </w:r>
      <w:r w:rsidR="00007213">
        <w:rPr>
          <w:noProof/>
        </w:rPr>
        <w:fldChar w:fldCharType="end"/>
      </w:r>
      <w:r>
        <w:t xml:space="preserve"> Register in the system</w:t>
      </w:r>
      <w:bookmarkEnd w:id="48"/>
    </w:p>
    <w:p w14:paraId="10EB514D" w14:textId="7DBC1253" w:rsidR="00C40B87" w:rsidRDefault="00C40B87" w:rsidP="00C40B87">
      <w:pPr>
        <w:pStyle w:val="ListParagraph"/>
        <w:numPr>
          <w:ilvl w:val="0"/>
          <w:numId w:val="8"/>
        </w:numPr>
        <w:jc w:val="both"/>
      </w:pPr>
      <w:r>
        <w:t>Profile changes: After the initial signup or login user can change their currency and these transactions are updated according to the currency.</w:t>
      </w:r>
    </w:p>
    <w:p w14:paraId="60A29845" w14:textId="77777777" w:rsidR="00672BA1" w:rsidRDefault="00672BA1" w:rsidP="00672BA1">
      <w:pPr>
        <w:pStyle w:val="ListParagraph"/>
        <w:keepNext/>
        <w:jc w:val="center"/>
      </w:pPr>
      <w:r w:rsidRPr="00672BA1">
        <w:rPr>
          <w:noProof/>
        </w:rPr>
        <w:lastRenderedPageBreak/>
        <w:drawing>
          <wp:inline distT="0" distB="0" distL="0" distR="0" wp14:anchorId="1F6F229A" wp14:editId="70406265">
            <wp:extent cx="5943600" cy="11226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122680"/>
                    </a:xfrm>
                    <a:prstGeom prst="rect">
                      <a:avLst/>
                    </a:prstGeom>
                  </pic:spPr>
                </pic:pic>
              </a:graphicData>
            </a:graphic>
          </wp:inline>
        </w:drawing>
      </w:r>
    </w:p>
    <w:p w14:paraId="3317E587" w14:textId="10FA6F12" w:rsidR="00672BA1" w:rsidRDefault="00672BA1" w:rsidP="00672BA1">
      <w:pPr>
        <w:pStyle w:val="Caption"/>
        <w:jc w:val="center"/>
      </w:pPr>
      <w:r>
        <w:t xml:space="preserve">Figure </w:t>
      </w:r>
      <w:r w:rsidR="00007213">
        <w:fldChar w:fldCharType="begin"/>
      </w:r>
      <w:r w:rsidR="00007213">
        <w:instrText xml:space="preserve"> SEQ Figure \* ARABIC </w:instrText>
      </w:r>
      <w:r w:rsidR="00007213">
        <w:fldChar w:fldCharType="separate"/>
      </w:r>
      <w:r w:rsidR="00A90213">
        <w:rPr>
          <w:noProof/>
        </w:rPr>
        <w:t>38</w:t>
      </w:r>
      <w:r w:rsidR="00007213">
        <w:rPr>
          <w:noProof/>
        </w:rPr>
        <w:fldChar w:fldCharType="end"/>
      </w:r>
      <w:r>
        <w:t xml:space="preserve"> Profile options</w:t>
      </w:r>
    </w:p>
    <w:p w14:paraId="6338424D" w14:textId="77777777" w:rsidR="00672BA1" w:rsidRDefault="00672BA1" w:rsidP="00672BA1">
      <w:pPr>
        <w:keepNext/>
        <w:jc w:val="center"/>
      </w:pPr>
      <w:r w:rsidRPr="00672BA1">
        <w:rPr>
          <w:noProof/>
        </w:rPr>
        <w:drawing>
          <wp:inline distT="0" distB="0" distL="0" distR="0" wp14:anchorId="193041CC" wp14:editId="0EDDA553">
            <wp:extent cx="5943600" cy="29883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988310"/>
                    </a:xfrm>
                    <a:prstGeom prst="rect">
                      <a:avLst/>
                    </a:prstGeom>
                  </pic:spPr>
                </pic:pic>
              </a:graphicData>
            </a:graphic>
          </wp:inline>
        </w:drawing>
      </w:r>
    </w:p>
    <w:p w14:paraId="08AA2DDB" w14:textId="7A76CC79" w:rsidR="00672BA1" w:rsidRPr="00672BA1" w:rsidRDefault="00672BA1" w:rsidP="00672BA1">
      <w:pPr>
        <w:pStyle w:val="Caption"/>
        <w:jc w:val="center"/>
      </w:pPr>
      <w:r>
        <w:t xml:space="preserve">Figure </w:t>
      </w:r>
      <w:r w:rsidR="00007213">
        <w:fldChar w:fldCharType="begin"/>
      </w:r>
      <w:r w:rsidR="00007213">
        <w:instrText xml:space="preserve"> SEQ Figure \* ARABIC </w:instrText>
      </w:r>
      <w:r w:rsidR="00007213">
        <w:fldChar w:fldCharType="separate"/>
      </w:r>
      <w:r w:rsidR="00A90213">
        <w:rPr>
          <w:noProof/>
        </w:rPr>
        <w:t>39</w:t>
      </w:r>
      <w:r w:rsidR="00007213">
        <w:rPr>
          <w:noProof/>
        </w:rPr>
        <w:fldChar w:fldCharType="end"/>
      </w:r>
      <w:r>
        <w:t xml:space="preserve"> Change of transaction currency</w:t>
      </w:r>
    </w:p>
    <w:p w14:paraId="477B3F8A" w14:textId="77777777" w:rsidR="00DC5F6F" w:rsidRDefault="00DC5F6F" w:rsidP="00DC5F6F">
      <w:pPr>
        <w:spacing w:line="360" w:lineRule="auto"/>
        <w:jc w:val="both"/>
      </w:pPr>
    </w:p>
    <w:p w14:paraId="33F56AF8" w14:textId="1055513B" w:rsidR="00DC5F6F" w:rsidRDefault="00DC5F6F" w:rsidP="00DC5F6F"/>
    <w:p w14:paraId="3419F91C" w14:textId="6376753F" w:rsidR="002E616F" w:rsidRDefault="002E616F" w:rsidP="00DC5F6F"/>
    <w:p w14:paraId="527CD611" w14:textId="5B37C237" w:rsidR="002E616F" w:rsidRDefault="002E616F" w:rsidP="00DC5F6F"/>
    <w:p w14:paraId="0522907A" w14:textId="3E7E810D" w:rsidR="002E616F" w:rsidRDefault="002E616F" w:rsidP="00DC5F6F"/>
    <w:p w14:paraId="1629B481" w14:textId="34ABC904" w:rsidR="002E616F" w:rsidRDefault="002E616F" w:rsidP="00DC5F6F"/>
    <w:p w14:paraId="3D4B8122" w14:textId="2D9F24FE" w:rsidR="002E616F" w:rsidRDefault="002E616F" w:rsidP="00DC5F6F"/>
    <w:p w14:paraId="4D5AF678" w14:textId="6CF9E57B" w:rsidR="002E616F" w:rsidRDefault="002E616F" w:rsidP="00DC5F6F"/>
    <w:p w14:paraId="49E59FE3" w14:textId="77777777" w:rsidR="002E616F" w:rsidRPr="000E684D" w:rsidRDefault="002E616F" w:rsidP="00DC5F6F"/>
    <w:p w14:paraId="69C3FA2B" w14:textId="6E9E7112" w:rsidR="00DC5F6F" w:rsidRDefault="00DC5F6F" w:rsidP="00DC5F6F">
      <w:pPr>
        <w:pStyle w:val="Heading1"/>
      </w:pPr>
      <w:bookmarkStart w:id="49" w:name="_Toc203638166"/>
      <w:r w:rsidRPr="00177E50">
        <w:lastRenderedPageBreak/>
        <w:t>Proof of Work</w:t>
      </w:r>
      <w:bookmarkEnd w:id="49"/>
    </w:p>
    <w:p w14:paraId="11E464D0" w14:textId="4F64AB10" w:rsidR="00DC5F6F" w:rsidRDefault="00DC5F6F" w:rsidP="00177E50">
      <w:pPr>
        <w:pStyle w:val="Heading2"/>
      </w:pPr>
      <w:bookmarkStart w:id="50" w:name="_Toc203638167"/>
      <w:r>
        <w:t>Designs</w:t>
      </w:r>
      <w:bookmarkEnd w:id="50"/>
    </w:p>
    <w:p w14:paraId="0B4ECC92" w14:textId="77777777" w:rsidR="000400F0" w:rsidRDefault="000400F0" w:rsidP="007E396A">
      <w:pPr>
        <w:keepNext/>
        <w:jc w:val="center"/>
        <w:rPr>
          <w:ins w:id="51" w:author="np01cp4a210128@islingtoncollege.edu.np" w:date="2025-07-29T11:47:00Z"/>
        </w:rPr>
        <w:pPrChange w:id="52" w:author="np01cp4a210128@islingtoncollege.edu.np" w:date="2025-07-29T11:47:00Z">
          <w:pPr/>
        </w:pPrChange>
      </w:pPr>
      <w:ins w:id="53" w:author="np01cp4a210128@islingtoncollege.edu.np" w:date="2025-07-29T11:47:00Z">
        <w:r w:rsidRPr="000400F0">
          <w:drawing>
            <wp:inline distT="0" distB="0" distL="0" distR="0" wp14:anchorId="0B54C0BD" wp14:editId="1589B4AF">
              <wp:extent cx="5943600" cy="141795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417955"/>
                      </a:xfrm>
                      <a:prstGeom prst="rect">
                        <a:avLst/>
                      </a:prstGeom>
                    </pic:spPr>
                  </pic:pic>
                </a:graphicData>
              </a:graphic>
            </wp:inline>
          </w:drawing>
        </w:r>
      </w:ins>
    </w:p>
    <w:p w14:paraId="64035176" w14:textId="7B068CC4" w:rsidR="00177E50" w:rsidRPr="00177E50" w:rsidRDefault="000400F0" w:rsidP="007E396A">
      <w:pPr>
        <w:pStyle w:val="Caption"/>
        <w:jc w:val="center"/>
        <w:pPrChange w:id="54" w:author="np01cp4a210128@islingtoncollege.edu.np" w:date="2025-07-29T11:47:00Z">
          <w:pPr/>
        </w:pPrChange>
      </w:pPr>
      <w:ins w:id="55" w:author="np01cp4a210128@islingtoncollege.edu.np" w:date="2025-07-29T11:47:00Z">
        <w:r>
          <w:t xml:space="preserve">Figure </w:t>
        </w:r>
        <w:r>
          <w:fldChar w:fldCharType="begin"/>
        </w:r>
        <w:r>
          <w:instrText xml:space="preserve"> SEQ Figure \* ARABIC </w:instrText>
        </w:r>
      </w:ins>
      <w:r>
        <w:fldChar w:fldCharType="separate"/>
      </w:r>
      <w:ins w:id="56" w:author="np01cp4a210128@islingtoncollege.edu.np" w:date="2025-07-29T12:31:00Z">
        <w:r w:rsidR="00A90213">
          <w:rPr>
            <w:noProof/>
          </w:rPr>
          <w:t>40</w:t>
        </w:r>
      </w:ins>
      <w:ins w:id="57" w:author="np01cp4a210128@islingtoncollege.edu.np" w:date="2025-07-29T11:47:00Z">
        <w:r>
          <w:fldChar w:fldCharType="end"/>
        </w:r>
        <w:r>
          <w:t xml:space="preserve"> Json file</w:t>
        </w:r>
      </w:ins>
    </w:p>
    <w:p w14:paraId="01FC457A" w14:textId="77777777" w:rsidR="00DC5F6F" w:rsidRPr="00177E50" w:rsidRDefault="00DC5F6F" w:rsidP="00177E50">
      <w:pPr>
        <w:pStyle w:val="Heading3"/>
      </w:pPr>
      <w:bookmarkStart w:id="58" w:name="_Toc203638168"/>
      <w:r w:rsidRPr="00177E50">
        <w:t>Login Screen</w:t>
      </w:r>
      <w:bookmarkEnd w:id="58"/>
    </w:p>
    <w:p w14:paraId="4601F87E" w14:textId="77777777" w:rsidR="00DC5F6F" w:rsidRPr="00407167" w:rsidRDefault="00DC5F6F" w:rsidP="00DC5F6F"/>
    <w:p w14:paraId="54A6C2D4" w14:textId="77777777" w:rsidR="00DC5F6F" w:rsidRDefault="00DC5F6F" w:rsidP="00DC5F6F">
      <w:pPr>
        <w:keepNext/>
        <w:jc w:val="center"/>
      </w:pPr>
      <w:r w:rsidRPr="00FF483A">
        <w:rPr>
          <w:noProof/>
        </w:rPr>
        <w:drawing>
          <wp:inline distT="0" distB="0" distL="0" distR="0" wp14:anchorId="25EC1345" wp14:editId="6CAC0087">
            <wp:extent cx="4143953" cy="4001058"/>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43953" cy="4001058"/>
                    </a:xfrm>
                    <a:prstGeom prst="rect">
                      <a:avLst/>
                    </a:prstGeom>
                  </pic:spPr>
                </pic:pic>
              </a:graphicData>
            </a:graphic>
          </wp:inline>
        </w:drawing>
      </w:r>
    </w:p>
    <w:p w14:paraId="1C8D33AE" w14:textId="795952D7" w:rsidR="00DC5F6F" w:rsidRDefault="00DC5F6F" w:rsidP="00DC5F6F">
      <w:pPr>
        <w:pStyle w:val="Caption"/>
        <w:jc w:val="center"/>
      </w:pPr>
      <w:bookmarkStart w:id="59" w:name="_Toc203640458"/>
      <w:r>
        <w:t xml:space="preserve">Figure </w:t>
      </w:r>
      <w:r w:rsidR="00007213">
        <w:fldChar w:fldCharType="begin"/>
      </w:r>
      <w:r w:rsidR="00007213">
        <w:instrText xml:space="preserve"> SEQ Figure \* ARABIC </w:instrText>
      </w:r>
      <w:r w:rsidR="00007213">
        <w:fldChar w:fldCharType="separate"/>
      </w:r>
      <w:ins w:id="60" w:author="np01cp4a210128@islingtoncollege.edu.np" w:date="2025-07-29T12:31:00Z">
        <w:r w:rsidR="00A90213">
          <w:rPr>
            <w:noProof/>
          </w:rPr>
          <w:t>41</w:t>
        </w:r>
      </w:ins>
      <w:del w:id="61" w:author="np01cp4a210128@islingtoncollege.edu.np" w:date="2025-07-29T11:47:00Z">
        <w:r w:rsidR="00B3711A" w:rsidDel="000400F0">
          <w:rPr>
            <w:noProof/>
          </w:rPr>
          <w:delText>40</w:delText>
        </w:r>
      </w:del>
      <w:r w:rsidR="00007213">
        <w:rPr>
          <w:noProof/>
        </w:rPr>
        <w:fldChar w:fldCharType="end"/>
      </w:r>
      <w:r>
        <w:t xml:space="preserve"> Login Screen</w:t>
      </w:r>
      <w:bookmarkEnd w:id="59"/>
    </w:p>
    <w:p w14:paraId="70046CEE" w14:textId="77777777" w:rsidR="00DC5F6F" w:rsidRDefault="00DC5F6F" w:rsidP="00DC5F6F"/>
    <w:p w14:paraId="74D3D4AD" w14:textId="77777777" w:rsidR="00DC5F6F" w:rsidRDefault="00DC5F6F" w:rsidP="00DC5F6F">
      <w:pPr>
        <w:spacing w:line="360" w:lineRule="auto"/>
        <w:jc w:val="both"/>
      </w:pPr>
      <w:r>
        <w:t>This is a wireframe of login screen from where users can login to the FinanceTracker if there are no authenticated users found it is directed towards the Register page.</w:t>
      </w:r>
    </w:p>
    <w:p w14:paraId="7D92F88A" w14:textId="77777777" w:rsidR="00DC5F6F" w:rsidRDefault="00DC5F6F" w:rsidP="00DC5F6F"/>
    <w:p w14:paraId="0A55C48A" w14:textId="77777777" w:rsidR="00DC5F6F" w:rsidRDefault="00DC5F6F" w:rsidP="00DC5F6F"/>
    <w:p w14:paraId="1761A618" w14:textId="77777777" w:rsidR="00DC5F6F" w:rsidRDefault="00DC5F6F" w:rsidP="00DC5F6F"/>
    <w:p w14:paraId="182DB6E5" w14:textId="77777777" w:rsidR="00DC5F6F" w:rsidRDefault="00DC5F6F" w:rsidP="00DC5F6F"/>
    <w:p w14:paraId="2CCE304E" w14:textId="77777777" w:rsidR="00DC5F6F" w:rsidRDefault="00DC5F6F" w:rsidP="00DC5F6F"/>
    <w:p w14:paraId="7D1FF441" w14:textId="77777777" w:rsidR="00DC5F6F" w:rsidRDefault="00DC5F6F" w:rsidP="00DC5F6F"/>
    <w:p w14:paraId="4DEA4C3C" w14:textId="77777777" w:rsidR="00DC5F6F" w:rsidRDefault="00DC5F6F" w:rsidP="00DC5F6F"/>
    <w:p w14:paraId="307B85EB" w14:textId="77777777" w:rsidR="00DC5F6F" w:rsidRPr="00177E50" w:rsidRDefault="00DC5F6F" w:rsidP="00177E50">
      <w:pPr>
        <w:pStyle w:val="Heading3"/>
      </w:pPr>
      <w:bookmarkStart w:id="62" w:name="_Toc203638169"/>
      <w:r w:rsidRPr="00177E50">
        <w:t>Register Screen</w:t>
      </w:r>
      <w:bookmarkEnd w:id="62"/>
    </w:p>
    <w:p w14:paraId="0DCD6656" w14:textId="77777777" w:rsidR="00DC5F6F" w:rsidRPr="009E1393" w:rsidRDefault="00DC5F6F" w:rsidP="00DC5F6F"/>
    <w:p w14:paraId="1BDB9C2E" w14:textId="77777777" w:rsidR="00DC5F6F" w:rsidRDefault="00DC5F6F" w:rsidP="00DC5F6F">
      <w:pPr>
        <w:keepNext/>
        <w:jc w:val="center"/>
      </w:pPr>
      <w:r w:rsidRPr="002B112F">
        <w:rPr>
          <w:noProof/>
        </w:rPr>
        <w:drawing>
          <wp:inline distT="0" distB="0" distL="0" distR="0" wp14:anchorId="1D9D194E" wp14:editId="2EE08C4B">
            <wp:extent cx="2718486" cy="3304102"/>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21474" cy="3307734"/>
                    </a:xfrm>
                    <a:prstGeom prst="rect">
                      <a:avLst/>
                    </a:prstGeom>
                  </pic:spPr>
                </pic:pic>
              </a:graphicData>
            </a:graphic>
          </wp:inline>
        </w:drawing>
      </w:r>
    </w:p>
    <w:p w14:paraId="53034742" w14:textId="453BAA5A" w:rsidR="00DC5F6F" w:rsidRDefault="00DC5F6F" w:rsidP="00DC5F6F">
      <w:pPr>
        <w:pStyle w:val="Caption"/>
        <w:jc w:val="center"/>
      </w:pPr>
      <w:bookmarkStart w:id="63" w:name="_Toc203640459"/>
      <w:r>
        <w:t xml:space="preserve">Figure </w:t>
      </w:r>
      <w:r w:rsidR="00007213">
        <w:fldChar w:fldCharType="begin"/>
      </w:r>
      <w:r w:rsidR="00007213">
        <w:instrText xml:space="preserve"> SEQ Figure </w:instrText>
      </w:r>
      <w:r w:rsidR="00007213">
        <w:instrText xml:space="preserve">\* ARABIC </w:instrText>
      </w:r>
      <w:r w:rsidR="00007213">
        <w:fldChar w:fldCharType="separate"/>
      </w:r>
      <w:ins w:id="64" w:author="np01cp4a210128@islingtoncollege.edu.np" w:date="2025-07-29T12:31:00Z">
        <w:r w:rsidR="00A90213">
          <w:rPr>
            <w:noProof/>
          </w:rPr>
          <w:t>42</w:t>
        </w:r>
      </w:ins>
      <w:del w:id="65" w:author="np01cp4a210128@islingtoncollege.edu.np" w:date="2025-07-29T11:47:00Z">
        <w:r w:rsidR="00B3711A" w:rsidDel="000400F0">
          <w:rPr>
            <w:noProof/>
          </w:rPr>
          <w:delText>41</w:delText>
        </w:r>
      </w:del>
      <w:r w:rsidR="00007213">
        <w:rPr>
          <w:noProof/>
        </w:rPr>
        <w:fldChar w:fldCharType="end"/>
      </w:r>
      <w:r>
        <w:t xml:space="preserve"> Registration Page</w:t>
      </w:r>
      <w:bookmarkEnd w:id="63"/>
    </w:p>
    <w:p w14:paraId="3FD191CF" w14:textId="77777777" w:rsidR="00DC5F6F" w:rsidRDefault="00DC5F6F" w:rsidP="00DC5F6F">
      <w:pPr>
        <w:spacing w:line="360" w:lineRule="auto"/>
        <w:jc w:val="both"/>
      </w:pPr>
      <w:r>
        <w:t>This is a wireframe of signup screen from where users can register to the FinanceTracker if there are  authenticated users found it is directed towards the Login page.</w:t>
      </w:r>
    </w:p>
    <w:p w14:paraId="65D37C14" w14:textId="77777777" w:rsidR="00DC5F6F" w:rsidRPr="009E1393" w:rsidRDefault="00DC5F6F" w:rsidP="00DC5F6F"/>
    <w:p w14:paraId="7D4BE8D9" w14:textId="77777777" w:rsidR="00DC5F6F" w:rsidRDefault="00DC5F6F" w:rsidP="00DC5F6F"/>
    <w:p w14:paraId="6430C803" w14:textId="77777777" w:rsidR="00DC5F6F" w:rsidRDefault="00DC5F6F" w:rsidP="00DC5F6F"/>
    <w:p w14:paraId="3E760C9B" w14:textId="77777777" w:rsidR="00DC5F6F" w:rsidRDefault="00DC5F6F" w:rsidP="00DC5F6F"/>
    <w:p w14:paraId="51CE7744" w14:textId="77777777" w:rsidR="00DC5F6F" w:rsidRDefault="00DC5F6F" w:rsidP="00DC5F6F"/>
    <w:p w14:paraId="78C24730" w14:textId="77777777" w:rsidR="00DC5F6F" w:rsidRDefault="00DC5F6F" w:rsidP="00DC5F6F"/>
    <w:p w14:paraId="5031F452" w14:textId="77777777" w:rsidR="00DC5F6F" w:rsidRDefault="00DC5F6F" w:rsidP="00DC5F6F"/>
    <w:p w14:paraId="2776DF9B" w14:textId="77777777" w:rsidR="00DC5F6F" w:rsidRDefault="00DC5F6F" w:rsidP="00DC5F6F"/>
    <w:p w14:paraId="166D13C7" w14:textId="77777777" w:rsidR="00DC5F6F" w:rsidRDefault="00DC5F6F" w:rsidP="00DC5F6F"/>
    <w:p w14:paraId="719C844B" w14:textId="77777777" w:rsidR="00DC5F6F" w:rsidRDefault="00DC5F6F" w:rsidP="00DC5F6F"/>
    <w:p w14:paraId="1C8C2AA2" w14:textId="77777777" w:rsidR="00DC5F6F" w:rsidRDefault="00DC5F6F" w:rsidP="00DC5F6F"/>
    <w:p w14:paraId="484C4638" w14:textId="77777777" w:rsidR="00DC5F6F" w:rsidRPr="00177E50" w:rsidRDefault="00DC5F6F" w:rsidP="00177E50">
      <w:pPr>
        <w:pStyle w:val="Heading3"/>
      </w:pPr>
      <w:bookmarkStart w:id="66" w:name="_Toc203638170"/>
      <w:r w:rsidRPr="00177E50">
        <w:t>Profile</w:t>
      </w:r>
      <w:bookmarkEnd w:id="66"/>
    </w:p>
    <w:p w14:paraId="312EA31E" w14:textId="77777777" w:rsidR="00DC5F6F" w:rsidRPr="00056DB5" w:rsidRDefault="00DC5F6F" w:rsidP="00DC5F6F"/>
    <w:p w14:paraId="65348864" w14:textId="77777777" w:rsidR="00DC5F6F" w:rsidRDefault="00DC5F6F" w:rsidP="00DC5F6F">
      <w:pPr>
        <w:keepNext/>
        <w:jc w:val="center"/>
      </w:pPr>
      <w:r w:rsidRPr="00864090">
        <w:rPr>
          <w:noProof/>
        </w:rPr>
        <w:drawing>
          <wp:inline distT="0" distB="0" distL="0" distR="0" wp14:anchorId="7772F39B" wp14:editId="0FF883C3">
            <wp:extent cx="4182059" cy="3629532"/>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82059" cy="3629532"/>
                    </a:xfrm>
                    <a:prstGeom prst="rect">
                      <a:avLst/>
                    </a:prstGeom>
                  </pic:spPr>
                </pic:pic>
              </a:graphicData>
            </a:graphic>
          </wp:inline>
        </w:drawing>
      </w:r>
    </w:p>
    <w:p w14:paraId="2B616402" w14:textId="187918F8" w:rsidR="00DC5F6F" w:rsidRDefault="00DC5F6F" w:rsidP="00DC5F6F">
      <w:pPr>
        <w:pStyle w:val="Caption"/>
        <w:jc w:val="center"/>
      </w:pPr>
      <w:bookmarkStart w:id="67" w:name="_Toc203640460"/>
      <w:r>
        <w:t xml:space="preserve">Figure </w:t>
      </w:r>
      <w:r w:rsidR="00007213">
        <w:fldChar w:fldCharType="begin"/>
      </w:r>
      <w:r w:rsidR="00007213">
        <w:instrText xml:space="preserve"> SEQ Figure \* ARABIC </w:instrText>
      </w:r>
      <w:r w:rsidR="00007213">
        <w:fldChar w:fldCharType="separate"/>
      </w:r>
      <w:ins w:id="68" w:author="np01cp4a210128@islingtoncollege.edu.np" w:date="2025-07-29T12:31:00Z">
        <w:r w:rsidR="00A90213">
          <w:rPr>
            <w:noProof/>
          </w:rPr>
          <w:t>43</w:t>
        </w:r>
      </w:ins>
      <w:del w:id="69" w:author="np01cp4a210128@islingtoncollege.edu.np" w:date="2025-07-29T11:47:00Z">
        <w:r w:rsidR="00B3711A" w:rsidDel="000400F0">
          <w:rPr>
            <w:noProof/>
          </w:rPr>
          <w:delText>42</w:delText>
        </w:r>
      </w:del>
      <w:r w:rsidR="00007213">
        <w:rPr>
          <w:noProof/>
        </w:rPr>
        <w:fldChar w:fldCharType="end"/>
      </w:r>
      <w:r>
        <w:t xml:space="preserve"> User profile page</w:t>
      </w:r>
      <w:bookmarkEnd w:id="67"/>
    </w:p>
    <w:p w14:paraId="524667FC" w14:textId="77777777" w:rsidR="00DC5F6F" w:rsidRDefault="00DC5F6F" w:rsidP="00DC5F6F">
      <w:pPr>
        <w:spacing w:line="360" w:lineRule="auto"/>
        <w:jc w:val="both"/>
      </w:pPr>
      <w:r>
        <w:t>This is a wireframe of profile page where authenticated users can change their currency for the app.</w:t>
      </w:r>
    </w:p>
    <w:p w14:paraId="720FFE6B" w14:textId="77777777" w:rsidR="00DC5F6F" w:rsidRDefault="00DC5F6F" w:rsidP="00DC5F6F"/>
    <w:p w14:paraId="6AA040D6" w14:textId="77777777" w:rsidR="00DC5F6F" w:rsidRDefault="00DC5F6F" w:rsidP="00DC5F6F"/>
    <w:p w14:paraId="20E43639" w14:textId="77777777" w:rsidR="00DC5F6F" w:rsidRPr="00177E50" w:rsidRDefault="00DC5F6F" w:rsidP="00177E50">
      <w:pPr>
        <w:pStyle w:val="Heading3"/>
      </w:pPr>
      <w:r>
        <w:br w:type="page"/>
      </w:r>
      <w:bookmarkStart w:id="70" w:name="_Toc203638171"/>
      <w:r w:rsidRPr="00177E50">
        <w:lastRenderedPageBreak/>
        <w:t>Dashboard</w:t>
      </w:r>
      <w:bookmarkEnd w:id="70"/>
    </w:p>
    <w:p w14:paraId="6E00F26F" w14:textId="77777777" w:rsidR="00DC5F6F" w:rsidRPr="0049655D" w:rsidRDefault="00DC5F6F" w:rsidP="00DC5F6F"/>
    <w:p w14:paraId="35618256" w14:textId="77777777" w:rsidR="00DC5F6F" w:rsidRDefault="00DC5F6F" w:rsidP="00DC5F6F">
      <w:pPr>
        <w:keepNext/>
      </w:pPr>
      <w:r w:rsidRPr="00B60174">
        <w:rPr>
          <w:noProof/>
        </w:rPr>
        <w:drawing>
          <wp:inline distT="0" distB="0" distL="0" distR="0" wp14:anchorId="4BE38C75" wp14:editId="73903C51">
            <wp:extent cx="5943600" cy="31705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170555"/>
                    </a:xfrm>
                    <a:prstGeom prst="rect">
                      <a:avLst/>
                    </a:prstGeom>
                  </pic:spPr>
                </pic:pic>
              </a:graphicData>
            </a:graphic>
          </wp:inline>
        </w:drawing>
      </w:r>
    </w:p>
    <w:p w14:paraId="78D1FA60" w14:textId="7204ED9B" w:rsidR="00DC5F6F" w:rsidRDefault="00DC5F6F" w:rsidP="00DC5F6F">
      <w:pPr>
        <w:pStyle w:val="Caption"/>
      </w:pPr>
      <w:bookmarkStart w:id="71" w:name="_Toc203640461"/>
      <w:r>
        <w:t xml:space="preserve">Figure </w:t>
      </w:r>
      <w:r w:rsidR="00007213">
        <w:fldChar w:fldCharType="begin"/>
      </w:r>
      <w:r w:rsidR="00007213">
        <w:instrText xml:space="preserve"> SEQ Figure \* ARABIC </w:instrText>
      </w:r>
      <w:r w:rsidR="00007213">
        <w:fldChar w:fldCharType="separate"/>
      </w:r>
      <w:ins w:id="72" w:author="np01cp4a210128@islingtoncollege.edu.np" w:date="2025-07-29T12:31:00Z">
        <w:r w:rsidR="00A90213">
          <w:rPr>
            <w:noProof/>
          </w:rPr>
          <w:t>44</w:t>
        </w:r>
      </w:ins>
      <w:del w:id="73" w:author="np01cp4a210128@islingtoncollege.edu.np" w:date="2025-07-29T11:47:00Z">
        <w:r w:rsidR="00B3711A" w:rsidDel="000400F0">
          <w:rPr>
            <w:noProof/>
          </w:rPr>
          <w:delText>43</w:delText>
        </w:r>
      </w:del>
      <w:r w:rsidR="00007213">
        <w:rPr>
          <w:noProof/>
        </w:rPr>
        <w:fldChar w:fldCharType="end"/>
      </w:r>
      <w:r>
        <w:t xml:space="preserve"> Dashboard Page</w:t>
      </w:r>
      <w:bookmarkEnd w:id="71"/>
    </w:p>
    <w:p w14:paraId="2A7F2C9D" w14:textId="77777777" w:rsidR="00DC5F6F" w:rsidRDefault="00DC5F6F" w:rsidP="00DC5F6F">
      <w:pPr>
        <w:jc w:val="both"/>
      </w:pPr>
    </w:p>
    <w:p w14:paraId="6BDF40B3" w14:textId="77777777" w:rsidR="00DC5F6F" w:rsidRPr="00077409" w:rsidRDefault="00DC5F6F" w:rsidP="00DC5F6F">
      <w:pPr>
        <w:jc w:val="both"/>
      </w:pPr>
      <w:r>
        <w:t>This is a dashboard page for users where users can see analytics of their transactions.</w:t>
      </w:r>
    </w:p>
    <w:p w14:paraId="6EC1FFAC" w14:textId="77777777" w:rsidR="00DC5F6F" w:rsidRDefault="00DC5F6F" w:rsidP="00DC5F6F">
      <w:pPr>
        <w:keepNext/>
        <w:jc w:val="center"/>
      </w:pPr>
      <w:r w:rsidRPr="008A31C1">
        <w:rPr>
          <w:noProof/>
        </w:rPr>
        <w:lastRenderedPageBreak/>
        <w:drawing>
          <wp:inline distT="0" distB="0" distL="0" distR="0" wp14:anchorId="7F66EB21" wp14:editId="2A574CFF">
            <wp:extent cx="5943600" cy="39643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964305"/>
                    </a:xfrm>
                    <a:prstGeom prst="rect">
                      <a:avLst/>
                    </a:prstGeom>
                  </pic:spPr>
                </pic:pic>
              </a:graphicData>
            </a:graphic>
          </wp:inline>
        </w:drawing>
      </w:r>
    </w:p>
    <w:p w14:paraId="237A5203" w14:textId="29389F0D" w:rsidR="00DC5F6F" w:rsidRDefault="00DC5F6F" w:rsidP="00DC5F6F">
      <w:pPr>
        <w:pStyle w:val="Caption"/>
        <w:jc w:val="center"/>
      </w:pPr>
      <w:bookmarkStart w:id="74" w:name="_Toc203640462"/>
      <w:r>
        <w:t xml:space="preserve">Figure </w:t>
      </w:r>
      <w:r w:rsidR="00007213">
        <w:fldChar w:fldCharType="begin"/>
      </w:r>
      <w:r w:rsidR="00007213">
        <w:instrText xml:space="preserve"> SEQ Figure \* ARABIC </w:instrText>
      </w:r>
      <w:r w:rsidR="00007213">
        <w:fldChar w:fldCharType="separate"/>
      </w:r>
      <w:ins w:id="75" w:author="np01cp4a210128@islingtoncollege.edu.np" w:date="2025-07-29T12:31:00Z">
        <w:r w:rsidR="00A90213">
          <w:rPr>
            <w:noProof/>
          </w:rPr>
          <w:t>45</w:t>
        </w:r>
      </w:ins>
      <w:del w:id="76" w:author="np01cp4a210128@islingtoncollege.edu.np" w:date="2025-07-29T11:47:00Z">
        <w:r w:rsidR="00B3711A" w:rsidDel="000400F0">
          <w:rPr>
            <w:noProof/>
          </w:rPr>
          <w:delText>44</w:delText>
        </w:r>
      </w:del>
      <w:r w:rsidR="00007213">
        <w:rPr>
          <w:noProof/>
        </w:rPr>
        <w:fldChar w:fldCharType="end"/>
      </w:r>
      <w:r>
        <w:t xml:space="preserve"> Continued Dashboard</w:t>
      </w:r>
      <w:bookmarkEnd w:id="74"/>
    </w:p>
    <w:p w14:paraId="26A8FF8E" w14:textId="77777777" w:rsidR="00DC5F6F" w:rsidRDefault="00DC5F6F" w:rsidP="00DC5F6F"/>
    <w:p w14:paraId="3C60A27C" w14:textId="77777777" w:rsidR="00DC5F6F" w:rsidRDefault="00DC5F6F" w:rsidP="00DC5F6F"/>
    <w:p w14:paraId="624635DA" w14:textId="77777777" w:rsidR="00DC5F6F" w:rsidRDefault="00DC5F6F" w:rsidP="00DC5F6F"/>
    <w:p w14:paraId="3A8CDEFC" w14:textId="77777777" w:rsidR="00DC5F6F" w:rsidRDefault="00DC5F6F" w:rsidP="00DC5F6F"/>
    <w:p w14:paraId="49534DE0" w14:textId="77777777" w:rsidR="00DC5F6F" w:rsidRDefault="00DC5F6F" w:rsidP="00DC5F6F"/>
    <w:p w14:paraId="1BDF6C89" w14:textId="77777777" w:rsidR="00DC5F6F" w:rsidRDefault="00DC5F6F" w:rsidP="00DC5F6F"/>
    <w:p w14:paraId="6553754C" w14:textId="77777777" w:rsidR="00DC5F6F" w:rsidRDefault="00DC5F6F" w:rsidP="00DC5F6F"/>
    <w:p w14:paraId="4DC7C0EC" w14:textId="77777777" w:rsidR="00DC5F6F" w:rsidRDefault="00DC5F6F" w:rsidP="00DC5F6F"/>
    <w:p w14:paraId="0340EF2F" w14:textId="77777777" w:rsidR="00DC5F6F" w:rsidRDefault="00DC5F6F" w:rsidP="00DC5F6F"/>
    <w:p w14:paraId="6D24A28E" w14:textId="77777777" w:rsidR="00DC5F6F" w:rsidRDefault="00DC5F6F" w:rsidP="00DC5F6F"/>
    <w:p w14:paraId="317D228B" w14:textId="77777777" w:rsidR="00DC5F6F" w:rsidRDefault="00DC5F6F" w:rsidP="00DC5F6F"/>
    <w:p w14:paraId="28A2E9C4" w14:textId="77777777" w:rsidR="00DC5F6F" w:rsidRDefault="00DC5F6F" w:rsidP="00DC5F6F"/>
    <w:p w14:paraId="0CEED1AF" w14:textId="77777777" w:rsidR="00DC5F6F" w:rsidRDefault="00DC5F6F" w:rsidP="00DC5F6F"/>
    <w:p w14:paraId="40EED302" w14:textId="77777777" w:rsidR="00DC5F6F" w:rsidRPr="00177E50" w:rsidRDefault="00DC5F6F" w:rsidP="00177E50">
      <w:pPr>
        <w:pStyle w:val="Heading3"/>
      </w:pPr>
      <w:bookmarkStart w:id="77" w:name="_Toc203638172"/>
      <w:r w:rsidRPr="00177E50">
        <w:lastRenderedPageBreak/>
        <w:t>Transaction Page</w:t>
      </w:r>
      <w:bookmarkEnd w:id="77"/>
    </w:p>
    <w:p w14:paraId="2521C28E" w14:textId="77777777" w:rsidR="00DC5F6F" w:rsidRPr="00C65D4C" w:rsidRDefault="00DC5F6F" w:rsidP="00DC5F6F"/>
    <w:p w14:paraId="1B31785C" w14:textId="77777777" w:rsidR="00DC5F6F" w:rsidRDefault="00DC5F6F" w:rsidP="00DC5F6F">
      <w:pPr>
        <w:keepNext/>
        <w:jc w:val="center"/>
      </w:pPr>
      <w:r w:rsidRPr="0077752F">
        <w:rPr>
          <w:noProof/>
        </w:rPr>
        <w:drawing>
          <wp:inline distT="0" distB="0" distL="0" distR="0" wp14:anchorId="72319DC9" wp14:editId="747F2F56">
            <wp:extent cx="5943600" cy="69710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6971030"/>
                    </a:xfrm>
                    <a:prstGeom prst="rect">
                      <a:avLst/>
                    </a:prstGeom>
                  </pic:spPr>
                </pic:pic>
              </a:graphicData>
            </a:graphic>
          </wp:inline>
        </w:drawing>
      </w:r>
    </w:p>
    <w:p w14:paraId="53E332CB" w14:textId="77777777" w:rsidR="00DC5F6F" w:rsidRDefault="00DC5F6F" w:rsidP="00DC5F6F">
      <w:pPr>
        <w:pStyle w:val="Caption"/>
        <w:jc w:val="center"/>
      </w:pPr>
    </w:p>
    <w:p w14:paraId="4E2079A0" w14:textId="77777777" w:rsidR="00DC5F6F" w:rsidRDefault="00DC5F6F" w:rsidP="00DC5F6F">
      <w:pPr>
        <w:spacing w:line="360" w:lineRule="auto"/>
        <w:jc w:val="both"/>
      </w:pPr>
      <w:r>
        <w:lastRenderedPageBreak/>
        <w:t>This is a transaction page where users can add the transaction and add notes and default/custom tags to their transaction.</w:t>
      </w:r>
    </w:p>
    <w:p w14:paraId="27816895" w14:textId="155BE0B4" w:rsidR="009A7DA3" w:rsidRPr="00177E50" w:rsidRDefault="00177E50" w:rsidP="00177E50">
      <w:r>
        <w:br w:type="page"/>
      </w:r>
    </w:p>
    <w:p w14:paraId="2A95E303" w14:textId="77777777" w:rsidR="009A7DA3" w:rsidRDefault="009A7DA3" w:rsidP="009A7DA3">
      <w:pPr>
        <w:pStyle w:val="Heading2"/>
      </w:pPr>
      <w:bookmarkStart w:id="78" w:name="_Toc203638173"/>
      <w:r>
        <w:lastRenderedPageBreak/>
        <w:t>Entity Relationship Diagram(ERD)</w:t>
      </w:r>
      <w:bookmarkEnd w:id="78"/>
    </w:p>
    <w:p w14:paraId="5332BD7C" w14:textId="77777777" w:rsidR="009A7DA3" w:rsidRDefault="009A7DA3" w:rsidP="009A7DA3"/>
    <w:p w14:paraId="5C9C1E41" w14:textId="77777777" w:rsidR="009A7DA3" w:rsidRDefault="009A7DA3" w:rsidP="009A7DA3"/>
    <w:p w14:paraId="6C418624" w14:textId="60479D76" w:rsidR="009A7DA3" w:rsidRDefault="009A7DA3" w:rsidP="009A7DA3">
      <w:pPr>
        <w:spacing w:line="360" w:lineRule="auto"/>
      </w:pPr>
      <w:r w:rsidRPr="00A8502B">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sdt>
        <w:sdtPr>
          <w:id w:val="-458960653"/>
          <w:citation/>
        </w:sdtPr>
        <w:sdtEndPr/>
        <w:sdtContent>
          <w:r>
            <w:fldChar w:fldCharType="begin"/>
          </w:r>
          <w:r>
            <w:rPr>
              <w:lang w:val="en-US"/>
            </w:rPr>
            <w:instrText xml:space="preserve"> CITATION Luc17 \l 1033 </w:instrText>
          </w:r>
          <w:r>
            <w:fldChar w:fldCharType="separate"/>
          </w:r>
          <w:r w:rsidR="000F2A84">
            <w:rPr>
              <w:noProof/>
              <w:lang w:val="en-US"/>
            </w:rPr>
            <w:t xml:space="preserve"> </w:t>
          </w:r>
          <w:r w:rsidR="000F2A84" w:rsidRPr="000F2A84">
            <w:rPr>
              <w:noProof/>
              <w:lang w:val="en-US"/>
            </w:rPr>
            <w:t>(LucidChart, 2017)</w:t>
          </w:r>
          <w:r>
            <w:fldChar w:fldCharType="end"/>
          </w:r>
        </w:sdtContent>
      </w:sdt>
    </w:p>
    <w:p w14:paraId="28C40DD0" w14:textId="77777777" w:rsidR="009A7DA3" w:rsidRDefault="009A7DA3" w:rsidP="009A7DA3">
      <w:pPr>
        <w:spacing w:line="360" w:lineRule="auto"/>
      </w:pPr>
    </w:p>
    <w:p w14:paraId="0452AC6C" w14:textId="77777777" w:rsidR="009A7DA3" w:rsidRDefault="009A7DA3" w:rsidP="009A7DA3">
      <w:pPr>
        <w:keepNext/>
        <w:spacing w:line="360" w:lineRule="auto"/>
        <w:jc w:val="center"/>
      </w:pPr>
      <w:r>
        <w:rPr>
          <w:noProof/>
        </w:rPr>
        <w:drawing>
          <wp:inline distT="0" distB="0" distL="0" distR="0" wp14:anchorId="2B2C60E0" wp14:editId="608D315D">
            <wp:extent cx="5350476" cy="3024286"/>
            <wp:effectExtent l="0" t="0" r="317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65403" cy="3032723"/>
                    </a:xfrm>
                    <a:prstGeom prst="rect">
                      <a:avLst/>
                    </a:prstGeom>
                    <a:noFill/>
                    <a:ln>
                      <a:noFill/>
                    </a:ln>
                  </pic:spPr>
                </pic:pic>
              </a:graphicData>
            </a:graphic>
          </wp:inline>
        </w:drawing>
      </w:r>
    </w:p>
    <w:p w14:paraId="72AD6620" w14:textId="3BA01441" w:rsidR="009A7DA3" w:rsidRDefault="009A7DA3" w:rsidP="009A7DA3">
      <w:pPr>
        <w:pStyle w:val="Caption"/>
        <w:jc w:val="center"/>
      </w:pPr>
      <w:bookmarkStart w:id="79" w:name="_Toc203640463"/>
      <w:r>
        <w:t xml:space="preserve">Figure </w:t>
      </w:r>
      <w:r w:rsidR="00007213">
        <w:fldChar w:fldCharType="begin"/>
      </w:r>
      <w:r w:rsidR="00007213">
        <w:instrText xml:space="preserve"> SEQ Figure \* ARABIC </w:instrText>
      </w:r>
      <w:r w:rsidR="00007213">
        <w:fldChar w:fldCharType="separate"/>
      </w:r>
      <w:ins w:id="80" w:author="np01cp4a210128@islingtoncollege.edu.np" w:date="2025-07-29T12:31:00Z">
        <w:r w:rsidR="00A90213">
          <w:rPr>
            <w:noProof/>
          </w:rPr>
          <w:t>46</w:t>
        </w:r>
      </w:ins>
      <w:del w:id="81" w:author="np01cp4a210128@islingtoncollege.edu.np" w:date="2025-07-29T11:47:00Z">
        <w:r w:rsidR="00B3711A" w:rsidDel="000400F0">
          <w:rPr>
            <w:noProof/>
          </w:rPr>
          <w:delText>45</w:delText>
        </w:r>
      </w:del>
      <w:r w:rsidR="00007213">
        <w:rPr>
          <w:noProof/>
        </w:rPr>
        <w:fldChar w:fldCharType="end"/>
      </w:r>
      <w:r>
        <w:t xml:space="preserve"> Example of ERD</w:t>
      </w:r>
      <w:bookmarkEnd w:id="79"/>
    </w:p>
    <w:p w14:paraId="0133D0FD" w14:textId="77777777" w:rsidR="009A7DA3" w:rsidRDefault="009A7DA3" w:rsidP="009A7DA3">
      <w:pPr>
        <w:spacing w:line="360" w:lineRule="auto"/>
      </w:pPr>
    </w:p>
    <w:p w14:paraId="3BE53B06" w14:textId="77777777" w:rsidR="009A7DA3" w:rsidRDefault="009A7DA3" w:rsidP="009A7DA3">
      <w:pPr>
        <w:spacing w:line="360" w:lineRule="auto"/>
      </w:pPr>
    </w:p>
    <w:p w14:paraId="64162919" w14:textId="77777777" w:rsidR="009A7DA3" w:rsidRDefault="009A7DA3" w:rsidP="009A7DA3">
      <w:pPr>
        <w:spacing w:line="360" w:lineRule="auto"/>
      </w:pPr>
    </w:p>
    <w:p w14:paraId="41339A2B" w14:textId="77777777" w:rsidR="009A7DA3" w:rsidRDefault="009A7DA3" w:rsidP="009A7DA3">
      <w:pPr>
        <w:spacing w:line="360" w:lineRule="auto"/>
      </w:pPr>
    </w:p>
    <w:p w14:paraId="73AE47A6" w14:textId="77777777" w:rsidR="009A7DA3" w:rsidRDefault="009A7DA3" w:rsidP="009A7DA3">
      <w:pPr>
        <w:spacing w:line="360" w:lineRule="auto"/>
        <w:rPr>
          <w:noProof/>
        </w:rPr>
      </w:pPr>
    </w:p>
    <w:p w14:paraId="7FFF97F2" w14:textId="77777777" w:rsidR="009A7DA3" w:rsidRDefault="009A7DA3" w:rsidP="009A7DA3">
      <w:pPr>
        <w:spacing w:line="360" w:lineRule="auto"/>
        <w:rPr>
          <w:noProof/>
        </w:rPr>
      </w:pPr>
    </w:p>
    <w:p w14:paraId="0B752DCE" w14:textId="77777777" w:rsidR="009A7DA3" w:rsidRDefault="009A7DA3" w:rsidP="009A7DA3">
      <w:pPr>
        <w:keepNext/>
        <w:spacing w:line="360" w:lineRule="auto"/>
        <w:jc w:val="center"/>
      </w:pPr>
      <w:r>
        <w:rPr>
          <w:noProof/>
        </w:rPr>
        <w:drawing>
          <wp:inline distT="0" distB="0" distL="0" distR="0" wp14:anchorId="23AB9B46" wp14:editId="097081C8">
            <wp:extent cx="5943600" cy="257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9">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296AFA4D" w14:textId="1BDDE192" w:rsidR="009A7DA3" w:rsidRDefault="009A7DA3" w:rsidP="009A7DA3">
      <w:pPr>
        <w:pStyle w:val="Caption"/>
        <w:jc w:val="center"/>
        <w:rPr>
          <w:noProof/>
        </w:rPr>
      </w:pPr>
      <w:bookmarkStart w:id="82" w:name="_Toc203640464"/>
      <w:r>
        <w:t xml:space="preserve">Figure </w:t>
      </w:r>
      <w:r w:rsidR="00007213">
        <w:fldChar w:fldCharType="begin"/>
      </w:r>
      <w:r w:rsidR="00007213">
        <w:instrText xml:space="preserve"> SEQ Figure \* ARABIC </w:instrText>
      </w:r>
      <w:r w:rsidR="00007213">
        <w:fldChar w:fldCharType="separate"/>
      </w:r>
      <w:ins w:id="83" w:author="np01cp4a210128@islingtoncollege.edu.np" w:date="2025-07-29T12:31:00Z">
        <w:r w:rsidR="00A90213">
          <w:rPr>
            <w:noProof/>
          </w:rPr>
          <w:t>47</w:t>
        </w:r>
      </w:ins>
      <w:del w:id="84" w:author="np01cp4a210128@islingtoncollege.edu.np" w:date="2025-07-29T11:47:00Z">
        <w:r w:rsidR="00B3711A" w:rsidDel="000400F0">
          <w:rPr>
            <w:noProof/>
          </w:rPr>
          <w:delText>46</w:delText>
        </w:r>
      </w:del>
      <w:r w:rsidR="00007213">
        <w:rPr>
          <w:noProof/>
        </w:rPr>
        <w:fldChar w:fldCharType="end"/>
      </w:r>
      <w:r>
        <w:t xml:space="preserve"> ERD of Finance Tracker</w:t>
      </w:r>
      <w:bookmarkEnd w:id="82"/>
    </w:p>
    <w:p w14:paraId="081113DF" w14:textId="77777777" w:rsidR="009A7DA3" w:rsidRDefault="009A7DA3" w:rsidP="009A7DA3">
      <w:pPr>
        <w:spacing w:line="360" w:lineRule="auto"/>
        <w:rPr>
          <w:noProof/>
        </w:rPr>
      </w:pPr>
    </w:p>
    <w:p w14:paraId="123418D2" w14:textId="77777777" w:rsidR="009A7DA3" w:rsidRDefault="009A7DA3" w:rsidP="009A7DA3">
      <w:pPr>
        <w:spacing w:line="360" w:lineRule="auto"/>
      </w:pPr>
    </w:p>
    <w:p w14:paraId="1796EB03" w14:textId="4FBFCC67" w:rsidR="009A7DA3" w:rsidRDefault="009A7DA3" w:rsidP="00E77707">
      <w:pPr>
        <w:spacing w:line="360" w:lineRule="auto"/>
        <w:jc w:val="both"/>
      </w:pPr>
      <w:r>
        <w:t xml:space="preserve">In my system called as </w:t>
      </w:r>
      <w:r w:rsidR="00177E50">
        <w:t>Finance Tracker</w:t>
      </w:r>
      <w:r>
        <w:t>, a user can create multiple transactions, these multiple transactions can have multiple sources about the kind of transactions. These transactions also can contain of debts. These transactions are uniquely identified with the default or customisable tags and each of these tags are identified with the various types of transactions.</w:t>
      </w:r>
    </w:p>
    <w:p w14:paraId="0C116FE6" w14:textId="13FE944A" w:rsidR="00E77707" w:rsidRDefault="00E77707" w:rsidP="00E77707">
      <w:pPr>
        <w:spacing w:line="360" w:lineRule="auto"/>
        <w:jc w:val="both"/>
      </w:pPr>
    </w:p>
    <w:p w14:paraId="288B842C" w14:textId="0B5A42B0" w:rsidR="00E77707" w:rsidRDefault="00E77707" w:rsidP="00E77707">
      <w:pPr>
        <w:spacing w:line="360" w:lineRule="auto"/>
        <w:jc w:val="both"/>
      </w:pPr>
    </w:p>
    <w:p w14:paraId="20BCFDFB" w14:textId="0D6847D3" w:rsidR="00E77707" w:rsidRDefault="00E77707" w:rsidP="00E77707">
      <w:pPr>
        <w:spacing w:line="360" w:lineRule="auto"/>
        <w:jc w:val="both"/>
      </w:pPr>
    </w:p>
    <w:p w14:paraId="7498219F" w14:textId="0B4EC4E7" w:rsidR="00E77707" w:rsidRDefault="00E77707" w:rsidP="00E77707">
      <w:pPr>
        <w:spacing w:line="360" w:lineRule="auto"/>
        <w:jc w:val="both"/>
      </w:pPr>
    </w:p>
    <w:p w14:paraId="67E49A5F" w14:textId="48032127" w:rsidR="00E77707" w:rsidRDefault="00E77707" w:rsidP="00E77707">
      <w:pPr>
        <w:spacing w:line="360" w:lineRule="auto"/>
        <w:jc w:val="both"/>
      </w:pPr>
    </w:p>
    <w:p w14:paraId="3B1BAB90" w14:textId="2F917759" w:rsidR="00E77707" w:rsidRDefault="00E77707" w:rsidP="00E77707">
      <w:pPr>
        <w:spacing w:line="360" w:lineRule="auto"/>
        <w:jc w:val="both"/>
      </w:pPr>
    </w:p>
    <w:p w14:paraId="7E8196CC" w14:textId="63C9619E" w:rsidR="000E2C1A" w:rsidRPr="008955F4" w:rsidRDefault="000E2C1A" w:rsidP="008955F4">
      <w:pPr>
        <w:pStyle w:val="Heading2"/>
      </w:pPr>
      <w:bookmarkStart w:id="85" w:name="_Toc203638174"/>
      <w:r w:rsidRPr="008955F4">
        <w:rPr>
          <w:rStyle w:val="Heading3Char"/>
          <w:sz w:val="26"/>
          <w:szCs w:val="26"/>
        </w:rPr>
        <w:lastRenderedPageBreak/>
        <w:t>Use Case Diagram</w:t>
      </w:r>
      <w:bookmarkEnd w:id="85"/>
    </w:p>
    <w:p w14:paraId="4C831DB9" w14:textId="77777777" w:rsidR="000E2C1A" w:rsidRDefault="000E2C1A" w:rsidP="000E2C1A">
      <w:pPr>
        <w:spacing w:line="360" w:lineRule="auto"/>
        <w:jc w:val="both"/>
      </w:pPr>
    </w:p>
    <w:p w14:paraId="5D1827BC" w14:textId="77777777" w:rsidR="000E2C1A" w:rsidRDefault="000E2C1A" w:rsidP="000E2C1A">
      <w:pPr>
        <w:spacing w:line="360" w:lineRule="auto"/>
        <w:jc w:val="both"/>
      </w:pPr>
      <w:r>
        <w:t>A Use Case Diagram in Unified Modelling Language (UML) is a visual representation that illustrates the interactions between users (actors) and a system. It captures the functional requirements of a system, showing how different users engage with various use cases, or specific functionalities, within the system. Use case diagrams provide a high-level overview of a system’s behaviour, making them useful for stakeholders, developers, and analysts to understand how a system is intended to operate from the user’s perspective, and how different processes relate to one another. They are crucial for defining system scope and requirements.</w:t>
      </w:r>
    </w:p>
    <w:p w14:paraId="02B935DC" w14:textId="77777777" w:rsidR="000E2C1A" w:rsidRDefault="000E2C1A" w:rsidP="000E2C1A">
      <w:pPr>
        <w:spacing w:line="360" w:lineRule="auto"/>
        <w:jc w:val="both"/>
      </w:pPr>
    </w:p>
    <w:p w14:paraId="1653F53E" w14:textId="77777777" w:rsidR="000E2C1A" w:rsidRDefault="000E2C1A" w:rsidP="000E2C1A">
      <w:pPr>
        <w:spacing w:line="360" w:lineRule="auto"/>
        <w:jc w:val="both"/>
      </w:pPr>
      <w:r>
        <w:t xml:space="preserve"> </w:t>
      </w:r>
    </w:p>
    <w:p w14:paraId="476BC7BA" w14:textId="77777777" w:rsidR="00200B5B" w:rsidRDefault="00200B5B" w:rsidP="00200B5B">
      <w:pPr>
        <w:keepNext/>
        <w:spacing w:line="360" w:lineRule="auto"/>
        <w:jc w:val="both"/>
      </w:pPr>
      <w:r>
        <w:rPr>
          <w:noProof/>
        </w:rPr>
        <w:drawing>
          <wp:inline distT="0" distB="0" distL="0" distR="0" wp14:anchorId="2A2BF2E5" wp14:editId="3158CF19">
            <wp:extent cx="2900249" cy="2689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03860" cy="2692761"/>
                    </a:xfrm>
                    <a:prstGeom prst="rect">
                      <a:avLst/>
                    </a:prstGeom>
                    <a:noFill/>
                    <a:ln>
                      <a:noFill/>
                    </a:ln>
                  </pic:spPr>
                </pic:pic>
              </a:graphicData>
            </a:graphic>
          </wp:inline>
        </w:drawing>
      </w:r>
    </w:p>
    <w:p w14:paraId="05CF5D11" w14:textId="2F961461" w:rsidR="000E2C1A" w:rsidRDefault="00200B5B" w:rsidP="00200B5B">
      <w:pPr>
        <w:pStyle w:val="Caption"/>
        <w:jc w:val="both"/>
      </w:pPr>
      <w:bookmarkStart w:id="86" w:name="_Toc203640465"/>
      <w:r>
        <w:t xml:space="preserve">Figure </w:t>
      </w:r>
      <w:r w:rsidR="00007213">
        <w:fldChar w:fldCharType="begin"/>
      </w:r>
      <w:r w:rsidR="00007213">
        <w:instrText xml:space="preserve"> SEQ Figure \* ARABIC </w:instrText>
      </w:r>
      <w:r w:rsidR="00007213">
        <w:fldChar w:fldCharType="separate"/>
      </w:r>
      <w:ins w:id="87" w:author="np01cp4a210128@islingtoncollege.edu.np" w:date="2025-07-29T12:31:00Z">
        <w:r w:rsidR="00A90213">
          <w:rPr>
            <w:noProof/>
          </w:rPr>
          <w:t>48</w:t>
        </w:r>
      </w:ins>
      <w:del w:id="88" w:author="np01cp4a210128@islingtoncollege.edu.np" w:date="2025-07-29T11:47:00Z">
        <w:r w:rsidR="00B3711A" w:rsidDel="000400F0">
          <w:rPr>
            <w:noProof/>
          </w:rPr>
          <w:delText>47</w:delText>
        </w:r>
      </w:del>
      <w:r w:rsidR="00007213">
        <w:rPr>
          <w:noProof/>
        </w:rPr>
        <w:fldChar w:fldCharType="end"/>
      </w:r>
      <w:r>
        <w:t xml:space="preserve"> Use case diagram</w:t>
      </w:r>
      <w:bookmarkEnd w:id="86"/>
    </w:p>
    <w:p w14:paraId="1293D4C4" w14:textId="4C561674" w:rsidR="00200B5B" w:rsidRDefault="00200B5B" w:rsidP="00200B5B"/>
    <w:p w14:paraId="7684E514" w14:textId="77777777" w:rsidR="00C62709" w:rsidRDefault="00C62709" w:rsidP="00C62709">
      <w:pPr>
        <w:keepNext/>
        <w:jc w:val="center"/>
      </w:pPr>
      <w:r>
        <w:rPr>
          <w:noProof/>
        </w:rPr>
        <w:lastRenderedPageBreak/>
        <w:drawing>
          <wp:inline distT="0" distB="0" distL="0" distR="0" wp14:anchorId="5E74E585" wp14:editId="0A856887">
            <wp:extent cx="5943600" cy="6427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61">
                      <a:extLst>
                        <a:ext uri="{28A0092B-C50C-407E-A947-70E740481C1C}">
                          <a14:useLocalDpi xmlns:a14="http://schemas.microsoft.com/office/drawing/2010/main" val="0"/>
                        </a:ext>
                      </a:extLst>
                    </a:blip>
                    <a:srcRect b="17030"/>
                    <a:stretch/>
                  </pic:blipFill>
                  <pic:spPr bwMode="auto">
                    <a:xfrm>
                      <a:off x="0" y="0"/>
                      <a:ext cx="5943600" cy="6427694"/>
                    </a:xfrm>
                    <a:prstGeom prst="rect">
                      <a:avLst/>
                    </a:prstGeom>
                    <a:ln>
                      <a:noFill/>
                    </a:ln>
                    <a:extLst>
                      <a:ext uri="{53640926-AAD7-44D8-BBD7-CCE9431645EC}">
                        <a14:shadowObscured xmlns:a14="http://schemas.microsoft.com/office/drawing/2010/main"/>
                      </a:ext>
                    </a:extLst>
                  </pic:spPr>
                </pic:pic>
              </a:graphicData>
            </a:graphic>
          </wp:inline>
        </w:drawing>
      </w:r>
    </w:p>
    <w:p w14:paraId="1DA84346" w14:textId="36D19A0D" w:rsidR="00200B5B" w:rsidRDefault="00C62709" w:rsidP="00C62709">
      <w:pPr>
        <w:pStyle w:val="Caption"/>
        <w:jc w:val="center"/>
      </w:pPr>
      <w:bookmarkStart w:id="89" w:name="_Toc203640466"/>
      <w:r>
        <w:t xml:space="preserve">Figure </w:t>
      </w:r>
      <w:r w:rsidR="00007213">
        <w:fldChar w:fldCharType="begin"/>
      </w:r>
      <w:r w:rsidR="00007213">
        <w:instrText xml:space="preserve"> SEQ Figure \* ARABIC </w:instrText>
      </w:r>
      <w:r w:rsidR="00007213">
        <w:fldChar w:fldCharType="separate"/>
      </w:r>
      <w:ins w:id="90" w:author="np01cp4a210128@islingtoncollege.edu.np" w:date="2025-07-29T12:31:00Z">
        <w:r w:rsidR="00A90213">
          <w:rPr>
            <w:noProof/>
          </w:rPr>
          <w:t>49</w:t>
        </w:r>
      </w:ins>
      <w:del w:id="91" w:author="np01cp4a210128@islingtoncollege.edu.np" w:date="2025-07-29T11:47:00Z">
        <w:r w:rsidR="00B3711A" w:rsidDel="000400F0">
          <w:rPr>
            <w:noProof/>
          </w:rPr>
          <w:delText>48</w:delText>
        </w:r>
      </w:del>
      <w:r w:rsidR="00007213">
        <w:rPr>
          <w:noProof/>
        </w:rPr>
        <w:fldChar w:fldCharType="end"/>
      </w:r>
      <w:r>
        <w:t xml:space="preserve"> Use case diagram</w:t>
      </w:r>
      <w:bookmarkEnd w:id="89"/>
    </w:p>
    <w:p w14:paraId="51D2D28B" w14:textId="19EB0AB0" w:rsidR="00CB2028" w:rsidRDefault="00CB2028" w:rsidP="00CB2028"/>
    <w:p w14:paraId="6905AE98" w14:textId="1A07E0F3" w:rsidR="004B57A2" w:rsidRDefault="004B57A2" w:rsidP="00CB2028"/>
    <w:p w14:paraId="3B4D9B0D" w14:textId="2B421438" w:rsidR="004B57A2" w:rsidRDefault="004B57A2" w:rsidP="00CB2028"/>
    <w:p w14:paraId="210E81A9" w14:textId="77777777" w:rsidR="004B57A2" w:rsidRDefault="004B57A2" w:rsidP="00CB2028"/>
    <w:p w14:paraId="0BA8DFA7" w14:textId="34C1208B" w:rsidR="00CB2028" w:rsidRDefault="003B19B5" w:rsidP="00CB2028">
      <w:pPr>
        <w:pStyle w:val="Heading2"/>
      </w:pPr>
      <w:bookmarkStart w:id="92" w:name="_Toc203638175"/>
      <w:r>
        <w:lastRenderedPageBreak/>
        <w:t>Class</w:t>
      </w:r>
      <w:r w:rsidR="00CB2028">
        <w:t xml:space="preserve"> Diagram</w:t>
      </w:r>
      <w:bookmarkEnd w:id="92"/>
    </w:p>
    <w:p w14:paraId="58C91310" w14:textId="0BC8D990" w:rsidR="00CB2028" w:rsidRDefault="00CB2028" w:rsidP="00CB2028"/>
    <w:p w14:paraId="334F1E70" w14:textId="16430211" w:rsidR="006073B1" w:rsidRDefault="006073B1" w:rsidP="00CB2028">
      <w:r>
        <w:t>A</w:t>
      </w:r>
      <w:r w:rsidRPr="006073B1">
        <w:t xml:space="preserve"> class diagram in the Unified Mode</w:t>
      </w:r>
      <w:r>
        <w:t>l</w:t>
      </w:r>
      <w:r w:rsidRPr="006073B1">
        <w:t>ling Language (UML) is a type of static structure diagram that describes the structure of a system by showing the system's classes, their attributes, operations (or methods), and the relationships among objects.</w:t>
      </w:r>
      <w:sdt>
        <w:sdtPr>
          <w:id w:val="-1669166882"/>
          <w:citation/>
        </w:sdtPr>
        <w:sdtEndPr/>
        <w:sdtContent>
          <w:r w:rsidR="002D6F78">
            <w:fldChar w:fldCharType="begin"/>
          </w:r>
          <w:r w:rsidR="002D6F78">
            <w:rPr>
              <w:lang w:val="en-US"/>
            </w:rPr>
            <w:instrText xml:space="preserve"> CITATION Vis17 \l 1033 </w:instrText>
          </w:r>
          <w:r w:rsidR="002D6F78">
            <w:fldChar w:fldCharType="separate"/>
          </w:r>
          <w:r w:rsidR="000F2A84">
            <w:rPr>
              <w:noProof/>
              <w:lang w:val="en-US"/>
            </w:rPr>
            <w:t xml:space="preserve"> </w:t>
          </w:r>
          <w:r w:rsidR="000F2A84" w:rsidRPr="000F2A84">
            <w:rPr>
              <w:noProof/>
              <w:lang w:val="en-US"/>
            </w:rPr>
            <w:t>(Visual Paradigm, 2017)</w:t>
          </w:r>
          <w:r w:rsidR="002D6F78">
            <w:fldChar w:fldCharType="end"/>
          </w:r>
        </w:sdtContent>
      </w:sdt>
    </w:p>
    <w:p w14:paraId="00C2F7B9" w14:textId="77777777" w:rsidR="00E85E4D" w:rsidRDefault="00E85E4D" w:rsidP="00E85E4D">
      <w:pPr>
        <w:keepNext/>
        <w:jc w:val="center"/>
      </w:pPr>
      <w:r>
        <w:rPr>
          <w:noProof/>
        </w:rPr>
        <w:drawing>
          <wp:inline distT="0" distB="0" distL="0" distR="0" wp14:anchorId="0F5B5A60" wp14:editId="66BAA6E8">
            <wp:extent cx="3027680" cy="151384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27680" cy="1513840"/>
                    </a:xfrm>
                    <a:prstGeom prst="rect">
                      <a:avLst/>
                    </a:prstGeom>
                    <a:noFill/>
                    <a:ln>
                      <a:noFill/>
                    </a:ln>
                  </pic:spPr>
                </pic:pic>
              </a:graphicData>
            </a:graphic>
          </wp:inline>
        </w:drawing>
      </w:r>
    </w:p>
    <w:p w14:paraId="0A9B3276" w14:textId="16336432" w:rsidR="002D6F78" w:rsidRDefault="00E85E4D" w:rsidP="00E85E4D">
      <w:pPr>
        <w:pStyle w:val="Caption"/>
        <w:jc w:val="center"/>
      </w:pPr>
      <w:bookmarkStart w:id="93" w:name="_Toc203640467"/>
      <w:r>
        <w:t xml:space="preserve">Figure </w:t>
      </w:r>
      <w:r w:rsidR="00007213">
        <w:fldChar w:fldCharType="begin"/>
      </w:r>
      <w:r w:rsidR="00007213">
        <w:instrText xml:space="preserve"> SEQ Figure \* ARABIC </w:instrText>
      </w:r>
      <w:r w:rsidR="00007213">
        <w:fldChar w:fldCharType="separate"/>
      </w:r>
      <w:ins w:id="94" w:author="np01cp4a210128@islingtoncollege.edu.np" w:date="2025-07-29T12:31:00Z">
        <w:r w:rsidR="00A90213">
          <w:rPr>
            <w:noProof/>
          </w:rPr>
          <w:t>50</w:t>
        </w:r>
      </w:ins>
      <w:del w:id="95" w:author="np01cp4a210128@islingtoncollege.edu.np" w:date="2025-07-29T11:47:00Z">
        <w:r w:rsidR="00B3711A" w:rsidDel="000400F0">
          <w:rPr>
            <w:noProof/>
          </w:rPr>
          <w:delText>49</w:delText>
        </w:r>
      </w:del>
      <w:r w:rsidR="00007213">
        <w:rPr>
          <w:noProof/>
        </w:rPr>
        <w:fldChar w:fldCharType="end"/>
      </w:r>
      <w:r>
        <w:t xml:space="preserve"> Example of class diagram</w:t>
      </w:r>
      <w:bookmarkEnd w:id="93"/>
    </w:p>
    <w:p w14:paraId="3E5E0484" w14:textId="77777777" w:rsidR="00414A0D" w:rsidRDefault="0035622D" w:rsidP="00735A61">
      <w:pPr>
        <w:keepNext/>
        <w:jc w:val="center"/>
      </w:pPr>
      <w:r>
        <w:rPr>
          <w:noProof/>
        </w:rPr>
        <w:drawing>
          <wp:inline distT="0" distB="0" distL="0" distR="0" wp14:anchorId="3901E8D7" wp14:editId="424F5871">
            <wp:extent cx="2236054" cy="4331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39245" cy="4337260"/>
                    </a:xfrm>
                    <a:prstGeom prst="rect">
                      <a:avLst/>
                    </a:prstGeom>
                  </pic:spPr>
                </pic:pic>
              </a:graphicData>
            </a:graphic>
          </wp:inline>
        </w:drawing>
      </w:r>
    </w:p>
    <w:p w14:paraId="5B676533" w14:textId="64233571" w:rsidR="002E616F" w:rsidRDefault="00414A0D" w:rsidP="00735A61">
      <w:pPr>
        <w:pStyle w:val="Caption"/>
        <w:jc w:val="center"/>
      </w:pPr>
      <w:bookmarkStart w:id="96" w:name="_Toc203640468"/>
      <w:r>
        <w:t xml:space="preserve">Figure </w:t>
      </w:r>
      <w:r w:rsidR="00007213">
        <w:fldChar w:fldCharType="begin"/>
      </w:r>
      <w:r w:rsidR="00007213">
        <w:instrText xml:space="preserve"> SEQ Figure \* ARABIC </w:instrText>
      </w:r>
      <w:r w:rsidR="00007213">
        <w:fldChar w:fldCharType="separate"/>
      </w:r>
      <w:ins w:id="97" w:author="np01cp4a210128@islingtoncollege.edu.np" w:date="2025-07-29T12:31:00Z">
        <w:r w:rsidR="00A90213">
          <w:rPr>
            <w:noProof/>
          </w:rPr>
          <w:t>51</w:t>
        </w:r>
      </w:ins>
      <w:del w:id="98" w:author="np01cp4a210128@islingtoncollege.edu.np" w:date="2025-07-29T11:47:00Z">
        <w:r w:rsidR="00B3711A" w:rsidDel="000400F0">
          <w:rPr>
            <w:noProof/>
          </w:rPr>
          <w:delText>50</w:delText>
        </w:r>
      </w:del>
      <w:r w:rsidR="00007213">
        <w:rPr>
          <w:noProof/>
        </w:rPr>
        <w:fldChar w:fldCharType="end"/>
      </w:r>
      <w:r>
        <w:t xml:space="preserve"> Class diagram</w:t>
      </w:r>
      <w:bookmarkEnd w:id="96"/>
    </w:p>
    <w:p w14:paraId="327D5852" w14:textId="77777777" w:rsidR="002E616F" w:rsidRDefault="002E616F">
      <w:pPr>
        <w:rPr>
          <w:i/>
          <w:iCs/>
          <w:color w:val="44546A" w:themeColor="text2"/>
          <w:sz w:val="18"/>
          <w:szCs w:val="18"/>
        </w:rPr>
      </w:pPr>
      <w:r>
        <w:br w:type="page"/>
      </w:r>
    </w:p>
    <w:p w14:paraId="114C7C3A" w14:textId="4B902AAA" w:rsidR="002E616F" w:rsidRDefault="002E616F" w:rsidP="002E616F">
      <w:pPr>
        <w:pStyle w:val="Heading3"/>
        <w:rPr>
          <w:ins w:id="99" w:author="np01cp4a210128@islingtoncollege.edu.np" w:date="2025-07-29T12:30:00Z"/>
        </w:rPr>
      </w:pPr>
      <w:r w:rsidRPr="002E616F">
        <w:lastRenderedPageBreak/>
        <w:t xml:space="preserve">GitHub commit history </w:t>
      </w:r>
    </w:p>
    <w:p w14:paraId="74C19B5D" w14:textId="6E5390D2" w:rsidR="00184628" w:rsidRDefault="00184628" w:rsidP="00184628">
      <w:pPr>
        <w:rPr>
          <w:ins w:id="100" w:author="np01cp4a210128@islingtoncollege.edu.np" w:date="2025-07-29T12:30:00Z"/>
        </w:rPr>
      </w:pPr>
    </w:p>
    <w:p w14:paraId="72725B7B" w14:textId="77777777" w:rsidR="00184628" w:rsidRDefault="00184628" w:rsidP="00184628">
      <w:pPr>
        <w:keepNext/>
        <w:rPr>
          <w:ins w:id="101" w:author="np01cp4a210128@islingtoncollege.edu.np" w:date="2025-07-29T12:30:00Z"/>
        </w:rPr>
        <w:pPrChange w:id="102" w:author="np01cp4a210128@islingtoncollege.edu.np" w:date="2025-07-29T12:30:00Z">
          <w:pPr/>
        </w:pPrChange>
      </w:pPr>
      <w:ins w:id="103" w:author="np01cp4a210128@islingtoncollege.edu.np" w:date="2025-07-29T12:30:00Z">
        <w:r w:rsidRPr="00184628">
          <w:drawing>
            <wp:inline distT="0" distB="0" distL="0" distR="0" wp14:anchorId="083C30F3" wp14:editId="3677D715">
              <wp:extent cx="5943600" cy="451485"/>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51485"/>
                      </a:xfrm>
                      <a:prstGeom prst="rect">
                        <a:avLst/>
                      </a:prstGeom>
                    </pic:spPr>
                  </pic:pic>
                </a:graphicData>
              </a:graphic>
            </wp:inline>
          </w:drawing>
        </w:r>
      </w:ins>
    </w:p>
    <w:p w14:paraId="16E7C127" w14:textId="7C807C26" w:rsidR="00184628" w:rsidRDefault="00184628" w:rsidP="00184628">
      <w:pPr>
        <w:pStyle w:val="Caption"/>
        <w:rPr>
          <w:ins w:id="104" w:author="np01cp4a210128@islingtoncollege.edu.np" w:date="2025-07-29T12:30:00Z"/>
        </w:rPr>
      </w:pPr>
      <w:ins w:id="105" w:author="np01cp4a210128@islingtoncollege.edu.np" w:date="2025-07-29T12:30:00Z">
        <w:r>
          <w:t xml:space="preserve">Figure </w:t>
        </w:r>
        <w:r>
          <w:fldChar w:fldCharType="begin"/>
        </w:r>
        <w:r>
          <w:instrText xml:space="preserve"> SEQ Figure \* ARABIC </w:instrText>
        </w:r>
      </w:ins>
      <w:r>
        <w:fldChar w:fldCharType="separate"/>
      </w:r>
      <w:ins w:id="106" w:author="np01cp4a210128@islingtoncollege.edu.np" w:date="2025-07-29T12:31:00Z">
        <w:r w:rsidR="00A90213">
          <w:rPr>
            <w:noProof/>
          </w:rPr>
          <w:t>52</w:t>
        </w:r>
      </w:ins>
      <w:ins w:id="107" w:author="np01cp4a210128@islingtoncollege.edu.np" w:date="2025-07-29T12:30:00Z">
        <w:r>
          <w:fldChar w:fldCharType="end"/>
        </w:r>
        <w:r>
          <w:t xml:space="preserve"> Added github commit history as of 29th July 2025</w:t>
        </w:r>
      </w:ins>
    </w:p>
    <w:p w14:paraId="4E82D6F1" w14:textId="77777777" w:rsidR="00A90213" w:rsidRDefault="00A90213" w:rsidP="00A90213">
      <w:pPr>
        <w:keepNext/>
        <w:jc w:val="center"/>
        <w:rPr>
          <w:ins w:id="108" w:author="np01cp4a210128@islingtoncollege.edu.np" w:date="2025-07-29T12:31:00Z"/>
        </w:rPr>
        <w:pPrChange w:id="109" w:author="np01cp4a210128@islingtoncollege.edu.np" w:date="2025-07-29T12:31:00Z">
          <w:pPr/>
        </w:pPrChange>
      </w:pPr>
      <w:ins w:id="110" w:author="np01cp4a210128@islingtoncollege.edu.np" w:date="2025-07-29T12:31:00Z">
        <w:r w:rsidRPr="00A90213">
          <w:drawing>
            <wp:inline distT="0" distB="0" distL="0" distR="0" wp14:anchorId="63FDF42B" wp14:editId="32F5A443">
              <wp:extent cx="5943600" cy="2391410"/>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391410"/>
                      </a:xfrm>
                      <a:prstGeom prst="rect">
                        <a:avLst/>
                      </a:prstGeom>
                    </pic:spPr>
                  </pic:pic>
                </a:graphicData>
              </a:graphic>
            </wp:inline>
          </w:drawing>
        </w:r>
      </w:ins>
    </w:p>
    <w:p w14:paraId="4236A0AD" w14:textId="59F4260B" w:rsidR="00184628" w:rsidRPr="00184628" w:rsidRDefault="00A90213" w:rsidP="00A90213">
      <w:pPr>
        <w:pStyle w:val="Caption"/>
        <w:jc w:val="center"/>
        <w:pPrChange w:id="111" w:author="np01cp4a210128@islingtoncollege.edu.np" w:date="2025-07-29T12:31:00Z">
          <w:pPr>
            <w:pStyle w:val="Heading3"/>
          </w:pPr>
        </w:pPrChange>
      </w:pPr>
      <w:ins w:id="112" w:author="np01cp4a210128@islingtoncollege.edu.np" w:date="2025-07-29T12:31:00Z">
        <w:r>
          <w:t xml:space="preserve">Figure </w:t>
        </w:r>
        <w:r>
          <w:fldChar w:fldCharType="begin"/>
        </w:r>
        <w:r>
          <w:instrText xml:space="preserve"> SEQ Figure \* ARABIC </w:instrText>
        </w:r>
      </w:ins>
      <w:r>
        <w:fldChar w:fldCharType="separate"/>
      </w:r>
      <w:ins w:id="113" w:author="np01cp4a210128@islingtoncollege.edu.np" w:date="2025-07-29T12:31:00Z">
        <w:r>
          <w:rPr>
            <w:noProof/>
          </w:rPr>
          <w:t>53</w:t>
        </w:r>
        <w:r>
          <w:fldChar w:fldCharType="end"/>
        </w:r>
        <w:r>
          <w:t xml:space="preserve"> Merged and pulled the commit of all branches</w:t>
        </w:r>
      </w:ins>
    </w:p>
    <w:p w14:paraId="7BE2E3F7" w14:textId="77777777" w:rsidR="002E616F" w:rsidRDefault="002E616F">
      <w:pPr>
        <w:rPr>
          <w:rFonts w:eastAsiaTheme="majorEastAsia" w:cstheme="majorBidi"/>
          <w:b/>
        </w:rPr>
      </w:pPr>
      <w:r>
        <w:br w:type="page"/>
      </w:r>
    </w:p>
    <w:p w14:paraId="5C8061AC" w14:textId="5C3420A5" w:rsidR="00E85E4D" w:rsidRDefault="002E616F" w:rsidP="002E616F">
      <w:pPr>
        <w:pStyle w:val="Heading3"/>
      </w:pPr>
      <w:r>
        <w:lastRenderedPageBreak/>
        <w:t xml:space="preserve"> System Testing</w:t>
      </w:r>
    </w:p>
    <w:p w14:paraId="56D5484F" w14:textId="4F43EDE4" w:rsidR="00253B80" w:rsidDel="00B411E6" w:rsidRDefault="00253B80" w:rsidP="00253B80">
      <w:pPr>
        <w:rPr>
          <w:del w:id="114" w:author="np01cp4a210128@islingtoncollege.edu.np" w:date="2025-07-29T11:48:00Z"/>
        </w:rPr>
      </w:pPr>
    </w:p>
    <w:p w14:paraId="7C0A32F2" w14:textId="1E9F4C50" w:rsidR="00253B80" w:rsidRPr="00253B80" w:rsidDel="00B411E6" w:rsidRDefault="00253B80" w:rsidP="00B411E6">
      <w:pPr>
        <w:pStyle w:val="ListParagraph"/>
        <w:numPr>
          <w:ilvl w:val="0"/>
          <w:numId w:val="10"/>
        </w:numPr>
        <w:rPr>
          <w:del w:id="115" w:author="np01cp4a210128@islingtoncollege.edu.np" w:date="2025-07-29T11:48:00Z"/>
        </w:rPr>
        <w:pPrChange w:id="116" w:author="np01cp4a210128@islingtoncollege.edu.np" w:date="2025-07-29T11:48:00Z">
          <w:pPr>
            <w:pStyle w:val="Heading4"/>
          </w:pPr>
        </w:pPrChange>
      </w:pPr>
      <w:del w:id="117" w:author="np01cp4a210128@islingtoncollege.edu.np" w:date="2025-07-29T11:48:00Z">
        <w:r w:rsidDel="00B411E6">
          <w:delText>Cash inflow, outflows and debt tracking</w:delText>
        </w:r>
      </w:del>
    </w:p>
    <w:p w14:paraId="3ED1BE0B" w14:textId="012C0854" w:rsidR="002E616F" w:rsidRDefault="002E616F" w:rsidP="00EE26B1">
      <w:pPr>
        <w:jc w:val="both"/>
      </w:pPr>
    </w:p>
    <w:tbl>
      <w:tblPr>
        <w:tblStyle w:val="TableGrid"/>
        <w:tblW w:w="0" w:type="auto"/>
        <w:tblLook w:val="04A0" w:firstRow="1" w:lastRow="0" w:firstColumn="1" w:lastColumn="0" w:noHBand="0" w:noVBand="1"/>
      </w:tblPr>
      <w:tblGrid>
        <w:gridCol w:w="2875"/>
        <w:gridCol w:w="5400"/>
      </w:tblGrid>
      <w:tr w:rsidR="00CA1699" w:rsidRPr="00CA1699" w14:paraId="249D483F" w14:textId="77777777" w:rsidTr="00253B80">
        <w:tc>
          <w:tcPr>
            <w:tcW w:w="2875" w:type="dxa"/>
          </w:tcPr>
          <w:p w14:paraId="4AD5CDBE" w14:textId="24BB71E1" w:rsidR="00CA1699" w:rsidRPr="00CA1699" w:rsidRDefault="00CA1699" w:rsidP="00575FA3">
            <w:pPr>
              <w:jc w:val="center"/>
              <w:pPrChange w:id="118" w:author="np01cp4a210128@islingtoncollege.edu.np" w:date="2025-07-29T12:11:00Z">
                <w:pPr>
                  <w:jc w:val="both"/>
                </w:pPr>
              </w:pPrChange>
            </w:pPr>
            <w:r w:rsidRPr="00CA1699">
              <w:t>Test No</w:t>
            </w:r>
          </w:p>
        </w:tc>
        <w:tc>
          <w:tcPr>
            <w:tcW w:w="5400" w:type="dxa"/>
          </w:tcPr>
          <w:p w14:paraId="0742CF50" w14:textId="0B2DEE18" w:rsidR="00CA1699" w:rsidRPr="00CA1699" w:rsidRDefault="00CA1699" w:rsidP="00575FA3">
            <w:pPr>
              <w:jc w:val="center"/>
              <w:pPrChange w:id="119" w:author="np01cp4a210128@islingtoncollege.edu.np" w:date="2025-07-29T12:11:00Z">
                <w:pPr>
                  <w:jc w:val="both"/>
                </w:pPr>
              </w:pPrChange>
            </w:pPr>
            <w:r w:rsidRPr="00CA1699">
              <w:t>1</w:t>
            </w:r>
          </w:p>
        </w:tc>
      </w:tr>
      <w:tr w:rsidR="00CA1699" w:rsidRPr="00CA1699" w14:paraId="5E95BD1C" w14:textId="77777777" w:rsidTr="00253B80">
        <w:tc>
          <w:tcPr>
            <w:tcW w:w="2875" w:type="dxa"/>
          </w:tcPr>
          <w:p w14:paraId="40E95C19" w14:textId="77777777" w:rsidR="00CA1699" w:rsidRPr="00CA1699" w:rsidRDefault="00CA1699" w:rsidP="00575FA3">
            <w:pPr>
              <w:jc w:val="center"/>
              <w:pPrChange w:id="120" w:author="np01cp4a210128@islingtoncollege.edu.np" w:date="2025-07-29T12:11:00Z">
                <w:pPr>
                  <w:jc w:val="both"/>
                </w:pPr>
              </w:pPrChange>
            </w:pPr>
            <w:r w:rsidRPr="00CA1699">
              <w:t>Objective</w:t>
            </w:r>
          </w:p>
        </w:tc>
        <w:tc>
          <w:tcPr>
            <w:tcW w:w="5400" w:type="dxa"/>
          </w:tcPr>
          <w:p w14:paraId="537F024C" w14:textId="4D3736D3" w:rsidR="00CA1699" w:rsidRPr="00CA1699" w:rsidRDefault="00CA1699" w:rsidP="00575FA3">
            <w:pPr>
              <w:jc w:val="center"/>
              <w:pPrChange w:id="121" w:author="np01cp4a210128@islingtoncollege.edu.np" w:date="2025-07-29T12:11:00Z">
                <w:pPr>
                  <w:jc w:val="both"/>
                </w:pPr>
              </w:pPrChange>
            </w:pPr>
            <w:r w:rsidRPr="00CA1699">
              <w:t>Verify cash inflow transaction</w:t>
            </w:r>
          </w:p>
        </w:tc>
      </w:tr>
      <w:tr w:rsidR="00CA1699" w:rsidRPr="00CA1699" w14:paraId="126C91ED" w14:textId="77777777" w:rsidTr="00253B80">
        <w:tc>
          <w:tcPr>
            <w:tcW w:w="2875" w:type="dxa"/>
          </w:tcPr>
          <w:p w14:paraId="3184D575" w14:textId="77777777" w:rsidR="00CA1699" w:rsidRPr="00CA1699" w:rsidRDefault="00CA1699" w:rsidP="00575FA3">
            <w:pPr>
              <w:jc w:val="center"/>
              <w:pPrChange w:id="122" w:author="np01cp4a210128@islingtoncollege.edu.np" w:date="2025-07-29T12:11:00Z">
                <w:pPr>
                  <w:jc w:val="both"/>
                </w:pPr>
              </w:pPrChange>
            </w:pPr>
            <w:r w:rsidRPr="00CA1699">
              <w:t>Action</w:t>
            </w:r>
          </w:p>
        </w:tc>
        <w:tc>
          <w:tcPr>
            <w:tcW w:w="5400" w:type="dxa"/>
          </w:tcPr>
          <w:p w14:paraId="4FFDADC3" w14:textId="1CC5A31C" w:rsidR="00CA1699" w:rsidRPr="00CA1699" w:rsidRDefault="00CA1699" w:rsidP="00575FA3">
            <w:pPr>
              <w:jc w:val="center"/>
              <w:pPrChange w:id="123" w:author="np01cp4a210128@islingtoncollege.edu.np" w:date="2025-07-29T12:11:00Z">
                <w:pPr>
                  <w:jc w:val="both"/>
                </w:pPr>
              </w:pPrChange>
            </w:pPr>
            <w:r w:rsidRPr="00CA1699">
              <w:t>Adding transaction with Credit and filling details</w:t>
            </w:r>
          </w:p>
        </w:tc>
      </w:tr>
      <w:tr w:rsidR="00CA1699" w:rsidRPr="00CA1699" w14:paraId="028D38DE" w14:textId="77777777" w:rsidTr="00253B80">
        <w:tc>
          <w:tcPr>
            <w:tcW w:w="2875" w:type="dxa"/>
          </w:tcPr>
          <w:p w14:paraId="6A26E745" w14:textId="460C8EB1" w:rsidR="00CA1699" w:rsidRPr="00CA1699" w:rsidRDefault="00CA1699" w:rsidP="00575FA3">
            <w:pPr>
              <w:jc w:val="center"/>
              <w:pPrChange w:id="124" w:author="np01cp4a210128@islingtoncollege.edu.np" w:date="2025-07-29T12:11:00Z">
                <w:pPr>
                  <w:jc w:val="both"/>
                </w:pPr>
              </w:pPrChange>
            </w:pPr>
            <w:r w:rsidRPr="00CA1699">
              <w:t>Expected Result</w:t>
            </w:r>
          </w:p>
        </w:tc>
        <w:tc>
          <w:tcPr>
            <w:tcW w:w="5400" w:type="dxa"/>
          </w:tcPr>
          <w:p w14:paraId="7183286A" w14:textId="77777777" w:rsidR="00CA1699" w:rsidRPr="00CA1699" w:rsidRDefault="00CA1699" w:rsidP="00575FA3">
            <w:pPr>
              <w:jc w:val="center"/>
              <w:pPrChange w:id="125" w:author="np01cp4a210128@islingtoncollege.edu.np" w:date="2025-07-29T12:11:00Z">
                <w:pPr>
                  <w:jc w:val="both"/>
                </w:pPr>
              </w:pPrChange>
            </w:pPr>
            <w:r w:rsidRPr="00CA1699">
              <w:t>Transaction appear as a credit.</w:t>
            </w:r>
          </w:p>
        </w:tc>
      </w:tr>
      <w:tr w:rsidR="00CA1699" w:rsidRPr="00CA1699" w14:paraId="4919200C" w14:textId="77777777" w:rsidTr="00253B80">
        <w:tc>
          <w:tcPr>
            <w:tcW w:w="2875" w:type="dxa"/>
          </w:tcPr>
          <w:p w14:paraId="7ECB579D" w14:textId="6ACB00DA" w:rsidR="00CA1699" w:rsidRPr="00CA1699" w:rsidRDefault="00CA1699" w:rsidP="00575FA3">
            <w:pPr>
              <w:jc w:val="center"/>
              <w:pPrChange w:id="126" w:author="np01cp4a210128@islingtoncollege.edu.np" w:date="2025-07-29T12:11:00Z">
                <w:pPr>
                  <w:jc w:val="both"/>
                </w:pPr>
              </w:pPrChange>
            </w:pPr>
            <w:r w:rsidRPr="00CA1699">
              <w:t>Actual Result</w:t>
            </w:r>
          </w:p>
        </w:tc>
        <w:tc>
          <w:tcPr>
            <w:tcW w:w="5400" w:type="dxa"/>
          </w:tcPr>
          <w:p w14:paraId="59ED205E" w14:textId="77777777" w:rsidR="00CA1699" w:rsidRPr="00CA1699" w:rsidRDefault="00CA1699" w:rsidP="00575FA3">
            <w:pPr>
              <w:jc w:val="center"/>
              <w:pPrChange w:id="127" w:author="np01cp4a210128@islingtoncollege.edu.np" w:date="2025-07-29T12:11:00Z">
                <w:pPr>
                  <w:jc w:val="both"/>
                </w:pPr>
              </w:pPrChange>
            </w:pPr>
            <w:r w:rsidRPr="00CA1699">
              <w:t>Transaction added successfully.</w:t>
            </w:r>
          </w:p>
        </w:tc>
      </w:tr>
      <w:tr w:rsidR="00CA1699" w:rsidRPr="00CA1699" w14:paraId="4FB31766" w14:textId="77777777" w:rsidTr="00253B80">
        <w:tc>
          <w:tcPr>
            <w:tcW w:w="2875" w:type="dxa"/>
          </w:tcPr>
          <w:p w14:paraId="63EF43CC" w14:textId="08ECA243" w:rsidR="00CA1699" w:rsidRPr="00CA1699" w:rsidRDefault="00CA1699" w:rsidP="00575FA3">
            <w:pPr>
              <w:jc w:val="center"/>
              <w:pPrChange w:id="128" w:author="np01cp4a210128@islingtoncollege.edu.np" w:date="2025-07-29T12:11:00Z">
                <w:pPr>
                  <w:jc w:val="both"/>
                </w:pPr>
              </w:pPrChange>
            </w:pPr>
            <w:r w:rsidRPr="00CA1699">
              <w:t>Conclusion</w:t>
            </w:r>
          </w:p>
        </w:tc>
        <w:tc>
          <w:tcPr>
            <w:tcW w:w="5400" w:type="dxa"/>
          </w:tcPr>
          <w:p w14:paraId="6D08E856" w14:textId="74B13C02" w:rsidR="00CA1699" w:rsidRPr="00CA1699" w:rsidRDefault="00CA1699" w:rsidP="00575FA3">
            <w:pPr>
              <w:jc w:val="center"/>
              <w:pPrChange w:id="129" w:author="np01cp4a210128@islingtoncollege.edu.np" w:date="2025-07-29T12:11:00Z">
                <w:pPr>
                  <w:jc w:val="both"/>
                </w:pPr>
              </w:pPrChange>
            </w:pPr>
            <w:r w:rsidRPr="00CA1699">
              <w:t>Test is successful.</w:t>
            </w:r>
          </w:p>
        </w:tc>
      </w:tr>
    </w:tbl>
    <w:p w14:paraId="47C24452" w14:textId="77777777" w:rsidR="002E616F" w:rsidRPr="00CA1699" w:rsidRDefault="002E616F" w:rsidP="00575FA3">
      <w:pPr>
        <w:keepNext/>
        <w:jc w:val="center"/>
        <w:pPrChange w:id="130" w:author="np01cp4a210128@islingtoncollege.edu.np" w:date="2025-07-29T12:11:00Z">
          <w:pPr>
            <w:keepNext/>
            <w:jc w:val="both"/>
          </w:pPr>
        </w:pPrChange>
      </w:pPr>
    </w:p>
    <w:p w14:paraId="463B2D55" w14:textId="449D42EE" w:rsidR="00FA7692" w:rsidRDefault="00CA1699" w:rsidP="00575FA3">
      <w:pPr>
        <w:pStyle w:val="Caption"/>
        <w:ind w:left="1440" w:firstLine="720"/>
        <w:jc w:val="center"/>
        <w:rPr>
          <w:i w:val="0"/>
          <w:iCs w:val="0"/>
        </w:rPr>
        <w:pPrChange w:id="131" w:author="np01cp4a210128@islingtoncollege.edu.np" w:date="2025-07-29T12:11:00Z">
          <w:pPr>
            <w:pStyle w:val="Caption"/>
            <w:ind w:left="1440" w:firstLine="720"/>
            <w:jc w:val="both"/>
          </w:pPr>
        </w:pPrChange>
      </w:pPr>
      <w:r w:rsidRPr="00CA1699">
        <w:rPr>
          <w:i w:val="0"/>
          <w:iCs w:val="0"/>
        </w:rPr>
        <w:t xml:space="preserve">Table </w:t>
      </w:r>
      <w:ins w:id="132" w:author="np01cp4a210128@islingtoncollege.edu.np" w:date="2025-07-29T10:28:00Z">
        <w:r w:rsidR="00B3711A">
          <w:rPr>
            <w:i w:val="0"/>
            <w:iCs w:val="0"/>
          </w:rPr>
          <w:fldChar w:fldCharType="begin"/>
        </w:r>
        <w:r w:rsidR="00B3711A">
          <w:rPr>
            <w:i w:val="0"/>
            <w:iCs w:val="0"/>
          </w:rPr>
          <w:instrText xml:space="preserve"> SEQ Table \* ARABIC </w:instrText>
        </w:r>
      </w:ins>
      <w:r w:rsidR="00B3711A">
        <w:rPr>
          <w:i w:val="0"/>
          <w:iCs w:val="0"/>
        </w:rPr>
        <w:fldChar w:fldCharType="separate"/>
      </w:r>
      <w:ins w:id="133" w:author="np01cp4a210128@islingtoncollege.edu.np" w:date="2025-07-29T11:06:00Z">
        <w:r w:rsidR="00705BB1">
          <w:rPr>
            <w:i w:val="0"/>
            <w:iCs w:val="0"/>
            <w:noProof/>
          </w:rPr>
          <w:t>1</w:t>
        </w:r>
      </w:ins>
      <w:ins w:id="134" w:author="np01cp4a210128@islingtoncollege.edu.np" w:date="2025-07-29T10:28:00Z">
        <w:r w:rsidR="00B3711A">
          <w:rPr>
            <w:i w:val="0"/>
            <w:iCs w:val="0"/>
          </w:rPr>
          <w:fldChar w:fldCharType="end"/>
        </w:r>
      </w:ins>
      <w:del w:id="135" w:author="np01cp4a210128@islingtoncollege.edu.np" w:date="2025-07-29T10:28:00Z">
        <w:r w:rsidR="005F1648" w:rsidDel="00B3711A">
          <w:rPr>
            <w:i w:val="0"/>
            <w:iCs w:val="0"/>
          </w:rPr>
          <w:fldChar w:fldCharType="begin"/>
        </w:r>
        <w:r w:rsidR="005F1648" w:rsidDel="00B3711A">
          <w:rPr>
            <w:i w:val="0"/>
            <w:iCs w:val="0"/>
          </w:rPr>
          <w:delInstrText xml:space="preserve"> SEQ Table \* ARABIC </w:delInstrText>
        </w:r>
        <w:r w:rsidR="005F1648" w:rsidDel="00B3711A">
          <w:rPr>
            <w:i w:val="0"/>
            <w:iCs w:val="0"/>
          </w:rPr>
          <w:fldChar w:fldCharType="separate"/>
        </w:r>
        <w:r w:rsidR="00B33AE3" w:rsidDel="00B3711A">
          <w:rPr>
            <w:i w:val="0"/>
            <w:iCs w:val="0"/>
            <w:noProof/>
          </w:rPr>
          <w:delText>1</w:delText>
        </w:r>
        <w:r w:rsidR="005F1648" w:rsidDel="00B3711A">
          <w:rPr>
            <w:i w:val="0"/>
            <w:iCs w:val="0"/>
          </w:rPr>
          <w:fldChar w:fldCharType="end"/>
        </w:r>
      </w:del>
      <w:r w:rsidRPr="00CA1699">
        <w:rPr>
          <w:i w:val="0"/>
          <w:iCs w:val="0"/>
        </w:rPr>
        <w:t xml:space="preserve"> Verifying credit transaction</w:t>
      </w:r>
    </w:p>
    <w:p w14:paraId="116EB076" w14:textId="77777777" w:rsidR="00403065" w:rsidRDefault="00403065" w:rsidP="00403065">
      <w:pPr>
        <w:keepNext/>
        <w:jc w:val="center"/>
      </w:pPr>
      <w:r w:rsidRPr="00403065">
        <w:rPr>
          <w:noProof/>
        </w:rPr>
        <w:drawing>
          <wp:inline distT="0" distB="0" distL="0" distR="0" wp14:anchorId="1E6EF9E2" wp14:editId="78CBB618">
            <wp:extent cx="5943600" cy="36855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685540"/>
                    </a:xfrm>
                    <a:prstGeom prst="rect">
                      <a:avLst/>
                    </a:prstGeom>
                  </pic:spPr>
                </pic:pic>
              </a:graphicData>
            </a:graphic>
          </wp:inline>
        </w:drawing>
      </w:r>
    </w:p>
    <w:p w14:paraId="7E10298D" w14:textId="71AB271A" w:rsidR="00403065" w:rsidRPr="00403065" w:rsidRDefault="00403065" w:rsidP="00403065">
      <w:pPr>
        <w:pStyle w:val="Caption"/>
        <w:jc w:val="center"/>
      </w:pPr>
      <w:r>
        <w:t xml:space="preserve">Figure </w:t>
      </w:r>
      <w:r w:rsidR="00007213">
        <w:fldChar w:fldCharType="begin"/>
      </w:r>
      <w:r w:rsidR="00007213">
        <w:instrText xml:space="preserve"> SEQ Figure \* ARABIC </w:instrText>
      </w:r>
      <w:r w:rsidR="00007213">
        <w:fldChar w:fldCharType="separate"/>
      </w:r>
      <w:ins w:id="136" w:author="np01cp4a210128@islingtoncollege.edu.np" w:date="2025-07-29T12:31:00Z">
        <w:r w:rsidR="00A90213">
          <w:rPr>
            <w:noProof/>
          </w:rPr>
          <w:t>54</w:t>
        </w:r>
      </w:ins>
      <w:del w:id="137" w:author="np01cp4a210128@islingtoncollege.edu.np" w:date="2025-07-29T11:47:00Z">
        <w:r w:rsidR="00B3711A" w:rsidDel="000400F0">
          <w:rPr>
            <w:noProof/>
          </w:rPr>
          <w:delText>51</w:delText>
        </w:r>
      </w:del>
      <w:r w:rsidR="00007213">
        <w:rPr>
          <w:noProof/>
        </w:rPr>
        <w:fldChar w:fldCharType="end"/>
      </w:r>
      <w:r>
        <w:t xml:space="preserve"> Cash inflow transaction</w:t>
      </w:r>
    </w:p>
    <w:p w14:paraId="5FA1CAB1" w14:textId="06EB228F" w:rsidR="009C7623" w:rsidRDefault="009C7623" w:rsidP="00EE26B1">
      <w:pPr>
        <w:jc w:val="both"/>
      </w:pPr>
    </w:p>
    <w:p w14:paraId="05998B8A" w14:textId="6E8ADA76" w:rsidR="00E25F6C" w:rsidRDefault="00E25F6C" w:rsidP="00EE26B1">
      <w:pPr>
        <w:jc w:val="both"/>
      </w:pPr>
    </w:p>
    <w:p w14:paraId="5FEBDCF2" w14:textId="4BBC9549" w:rsidR="00E25F6C" w:rsidRDefault="00E25F6C" w:rsidP="00EE26B1">
      <w:pPr>
        <w:jc w:val="both"/>
        <w:rPr>
          <w:ins w:id="138" w:author="np01cp4a210128@islingtoncollege.edu.np" w:date="2025-07-29T12:11:00Z"/>
        </w:rPr>
      </w:pPr>
    </w:p>
    <w:p w14:paraId="1CB7FBD8" w14:textId="25A77A18" w:rsidR="00F36D89" w:rsidRDefault="00F36D89" w:rsidP="00EE26B1">
      <w:pPr>
        <w:jc w:val="both"/>
        <w:rPr>
          <w:ins w:id="139" w:author="np01cp4a210128@islingtoncollege.edu.np" w:date="2025-07-29T12:11:00Z"/>
        </w:rPr>
      </w:pPr>
    </w:p>
    <w:p w14:paraId="2503B74C" w14:textId="77777777" w:rsidR="00F36D89" w:rsidRDefault="00F36D89" w:rsidP="00EE26B1">
      <w:pPr>
        <w:jc w:val="both"/>
      </w:pPr>
    </w:p>
    <w:p w14:paraId="607FCE05" w14:textId="220F75F4" w:rsidR="00E25F6C" w:rsidRDefault="00E25F6C" w:rsidP="00EE26B1">
      <w:pPr>
        <w:jc w:val="both"/>
      </w:pPr>
    </w:p>
    <w:p w14:paraId="462CC6D7" w14:textId="77777777" w:rsidR="00E25F6C" w:rsidRDefault="00E25F6C" w:rsidP="0034319E">
      <w:pPr>
        <w:jc w:val="center"/>
        <w:pPrChange w:id="140" w:author="np01cp4a210128@islingtoncollege.edu.np" w:date="2025-07-29T12:12:00Z">
          <w:pPr>
            <w:jc w:val="both"/>
          </w:pPr>
        </w:pPrChange>
      </w:pPr>
    </w:p>
    <w:tbl>
      <w:tblPr>
        <w:tblStyle w:val="TableGrid"/>
        <w:tblW w:w="0" w:type="auto"/>
        <w:tblLook w:val="04A0" w:firstRow="1" w:lastRow="0" w:firstColumn="1" w:lastColumn="0" w:noHBand="0" w:noVBand="1"/>
      </w:tblPr>
      <w:tblGrid>
        <w:gridCol w:w="3240"/>
        <w:gridCol w:w="5400"/>
      </w:tblGrid>
      <w:tr w:rsidR="009C7623" w:rsidRPr="00CA1699" w14:paraId="504DF5D3" w14:textId="77777777" w:rsidTr="00253B80">
        <w:tc>
          <w:tcPr>
            <w:tcW w:w="3240" w:type="dxa"/>
          </w:tcPr>
          <w:p w14:paraId="03A57B4B" w14:textId="77777777" w:rsidR="009C7623" w:rsidRPr="00CA1699" w:rsidRDefault="009C7623" w:rsidP="0034319E">
            <w:pPr>
              <w:jc w:val="center"/>
              <w:pPrChange w:id="141" w:author="np01cp4a210128@islingtoncollege.edu.np" w:date="2025-07-29T12:12:00Z">
                <w:pPr>
                  <w:jc w:val="both"/>
                </w:pPr>
              </w:pPrChange>
            </w:pPr>
            <w:r w:rsidRPr="00CA1699">
              <w:lastRenderedPageBreak/>
              <w:t>Test No</w:t>
            </w:r>
          </w:p>
        </w:tc>
        <w:tc>
          <w:tcPr>
            <w:tcW w:w="5400" w:type="dxa"/>
          </w:tcPr>
          <w:p w14:paraId="7E77ADA8" w14:textId="3FBA9E24" w:rsidR="009C7623" w:rsidRPr="00CA1699" w:rsidRDefault="009C7623" w:rsidP="0034319E">
            <w:pPr>
              <w:jc w:val="center"/>
              <w:pPrChange w:id="142" w:author="np01cp4a210128@islingtoncollege.edu.np" w:date="2025-07-29T12:12:00Z">
                <w:pPr>
                  <w:jc w:val="both"/>
                </w:pPr>
              </w:pPrChange>
            </w:pPr>
            <w:r>
              <w:t>2</w:t>
            </w:r>
          </w:p>
        </w:tc>
      </w:tr>
      <w:tr w:rsidR="009C7623" w:rsidRPr="00CA1699" w14:paraId="7DBD9E5D" w14:textId="77777777" w:rsidTr="00253B80">
        <w:tc>
          <w:tcPr>
            <w:tcW w:w="3240" w:type="dxa"/>
          </w:tcPr>
          <w:p w14:paraId="59DC79CA" w14:textId="77777777" w:rsidR="009C7623" w:rsidRPr="00CA1699" w:rsidRDefault="009C7623" w:rsidP="0034319E">
            <w:pPr>
              <w:jc w:val="center"/>
              <w:pPrChange w:id="143" w:author="np01cp4a210128@islingtoncollege.edu.np" w:date="2025-07-29T12:12:00Z">
                <w:pPr>
                  <w:jc w:val="both"/>
                </w:pPr>
              </w:pPrChange>
            </w:pPr>
            <w:r w:rsidRPr="00CA1699">
              <w:t>Objective</w:t>
            </w:r>
          </w:p>
        </w:tc>
        <w:tc>
          <w:tcPr>
            <w:tcW w:w="5400" w:type="dxa"/>
          </w:tcPr>
          <w:p w14:paraId="7A3927ED" w14:textId="15FFE5E8" w:rsidR="009C7623" w:rsidRPr="00CA1699" w:rsidRDefault="009C7623" w:rsidP="0034319E">
            <w:pPr>
              <w:jc w:val="center"/>
              <w:pPrChange w:id="144" w:author="np01cp4a210128@islingtoncollege.edu.np" w:date="2025-07-29T12:12:00Z">
                <w:pPr>
                  <w:jc w:val="both"/>
                </w:pPr>
              </w:pPrChange>
            </w:pPr>
            <w:r w:rsidRPr="00CA1699">
              <w:t xml:space="preserve">Verify cash </w:t>
            </w:r>
            <w:r>
              <w:t>out</w:t>
            </w:r>
            <w:r w:rsidRPr="00CA1699">
              <w:t>flow transaction</w:t>
            </w:r>
          </w:p>
        </w:tc>
      </w:tr>
      <w:tr w:rsidR="009C7623" w:rsidRPr="00CA1699" w14:paraId="19374C1E" w14:textId="77777777" w:rsidTr="00253B80">
        <w:tc>
          <w:tcPr>
            <w:tcW w:w="3240" w:type="dxa"/>
          </w:tcPr>
          <w:p w14:paraId="6E714BF2" w14:textId="77777777" w:rsidR="009C7623" w:rsidRPr="00CA1699" w:rsidRDefault="009C7623" w:rsidP="0034319E">
            <w:pPr>
              <w:jc w:val="center"/>
              <w:pPrChange w:id="145" w:author="np01cp4a210128@islingtoncollege.edu.np" w:date="2025-07-29T12:12:00Z">
                <w:pPr>
                  <w:jc w:val="both"/>
                </w:pPr>
              </w:pPrChange>
            </w:pPr>
            <w:r w:rsidRPr="00CA1699">
              <w:t>Action</w:t>
            </w:r>
          </w:p>
        </w:tc>
        <w:tc>
          <w:tcPr>
            <w:tcW w:w="5400" w:type="dxa"/>
          </w:tcPr>
          <w:p w14:paraId="0B7B6DFD" w14:textId="264268D7" w:rsidR="009C7623" w:rsidRPr="00CA1699" w:rsidRDefault="009C7623" w:rsidP="0034319E">
            <w:pPr>
              <w:jc w:val="center"/>
              <w:pPrChange w:id="146" w:author="np01cp4a210128@islingtoncollege.edu.np" w:date="2025-07-29T12:12:00Z">
                <w:pPr>
                  <w:jc w:val="both"/>
                </w:pPr>
              </w:pPrChange>
            </w:pPr>
            <w:r>
              <w:t>The balance is deducted from credit and is filled in as a debit transaction.</w:t>
            </w:r>
          </w:p>
        </w:tc>
      </w:tr>
      <w:tr w:rsidR="009C7623" w:rsidRPr="00CA1699" w14:paraId="2ACA7E6A" w14:textId="77777777" w:rsidTr="00253B80">
        <w:tc>
          <w:tcPr>
            <w:tcW w:w="3240" w:type="dxa"/>
          </w:tcPr>
          <w:p w14:paraId="796FE021" w14:textId="77777777" w:rsidR="009C7623" w:rsidRPr="00CA1699" w:rsidRDefault="009C7623" w:rsidP="0034319E">
            <w:pPr>
              <w:jc w:val="center"/>
              <w:pPrChange w:id="147" w:author="np01cp4a210128@islingtoncollege.edu.np" w:date="2025-07-29T12:12:00Z">
                <w:pPr>
                  <w:jc w:val="both"/>
                </w:pPr>
              </w:pPrChange>
            </w:pPr>
            <w:r w:rsidRPr="00CA1699">
              <w:t>Expected Result</w:t>
            </w:r>
          </w:p>
        </w:tc>
        <w:tc>
          <w:tcPr>
            <w:tcW w:w="5400" w:type="dxa"/>
          </w:tcPr>
          <w:p w14:paraId="53F64BE5" w14:textId="6D78BA6A" w:rsidR="009C7623" w:rsidRPr="00CA1699" w:rsidRDefault="009C7623" w:rsidP="0034319E">
            <w:pPr>
              <w:jc w:val="center"/>
              <w:pPrChange w:id="148" w:author="np01cp4a210128@islingtoncollege.edu.np" w:date="2025-07-29T12:12:00Z">
                <w:pPr>
                  <w:jc w:val="both"/>
                </w:pPr>
              </w:pPrChange>
            </w:pPr>
            <w:r w:rsidRPr="00CA1699">
              <w:t xml:space="preserve">Transaction appear as a </w:t>
            </w:r>
            <w:r>
              <w:t>debit</w:t>
            </w:r>
          </w:p>
        </w:tc>
      </w:tr>
      <w:tr w:rsidR="009C7623" w:rsidRPr="00CA1699" w14:paraId="14A4C4E9" w14:textId="77777777" w:rsidTr="00253B80">
        <w:tc>
          <w:tcPr>
            <w:tcW w:w="3240" w:type="dxa"/>
          </w:tcPr>
          <w:p w14:paraId="35606367" w14:textId="77777777" w:rsidR="009C7623" w:rsidRPr="00CA1699" w:rsidRDefault="009C7623" w:rsidP="0034319E">
            <w:pPr>
              <w:jc w:val="center"/>
              <w:pPrChange w:id="149" w:author="np01cp4a210128@islingtoncollege.edu.np" w:date="2025-07-29T12:12:00Z">
                <w:pPr>
                  <w:jc w:val="both"/>
                </w:pPr>
              </w:pPrChange>
            </w:pPr>
            <w:r w:rsidRPr="00CA1699">
              <w:t>Actual Result</w:t>
            </w:r>
          </w:p>
        </w:tc>
        <w:tc>
          <w:tcPr>
            <w:tcW w:w="5400" w:type="dxa"/>
          </w:tcPr>
          <w:p w14:paraId="4DD2376A" w14:textId="77777777" w:rsidR="009C7623" w:rsidRPr="00CA1699" w:rsidRDefault="009C7623" w:rsidP="0034319E">
            <w:pPr>
              <w:jc w:val="center"/>
              <w:pPrChange w:id="150" w:author="np01cp4a210128@islingtoncollege.edu.np" w:date="2025-07-29T12:12:00Z">
                <w:pPr>
                  <w:jc w:val="both"/>
                </w:pPr>
              </w:pPrChange>
            </w:pPr>
            <w:r w:rsidRPr="00CA1699">
              <w:t>Transaction added successfully.</w:t>
            </w:r>
          </w:p>
        </w:tc>
      </w:tr>
      <w:tr w:rsidR="009C7623" w:rsidRPr="00CA1699" w14:paraId="0BF20D0B" w14:textId="77777777" w:rsidTr="00253B80">
        <w:tc>
          <w:tcPr>
            <w:tcW w:w="3240" w:type="dxa"/>
          </w:tcPr>
          <w:p w14:paraId="1022EB99" w14:textId="77777777" w:rsidR="009C7623" w:rsidRPr="00CA1699" w:rsidRDefault="009C7623" w:rsidP="0034319E">
            <w:pPr>
              <w:jc w:val="center"/>
              <w:pPrChange w:id="151" w:author="np01cp4a210128@islingtoncollege.edu.np" w:date="2025-07-29T12:12:00Z">
                <w:pPr>
                  <w:jc w:val="both"/>
                </w:pPr>
              </w:pPrChange>
            </w:pPr>
            <w:r w:rsidRPr="00CA1699">
              <w:t>Conclusion</w:t>
            </w:r>
          </w:p>
        </w:tc>
        <w:tc>
          <w:tcPr>
            <w:tcW w:w="5400" w:type="dxa"/>
          </w:tcPr>
          <w:p w14:paraId="26B514F7" w14:textId="77777777" w:rsidR="009C7623" w:rsidRPr="00CA1699" w:rsidRDefault="009C7623" w:rsidP="0034319E">
            <w:pPr>
              <w:keepNext/>
              <w:jc w:val="center"/>
              <w:pPrChange w:id="152" w:author="np01cp4a210128@islingtoncollege.edu.np" w:date="2025-07-29T12:12:00Z">
                <w:pPr>
                  <w:keepNext/>
                  <w:jc w:val="both"/>
                </w:pPr>
              </w:pPrChange>
            </w:pPr>
            <w:r w:rsidRPr="00CA1699">
              <w:t>Test is successful.</w:t>
            </w:r>
          </w:p>
        </w:tc>
      </w:tr>
    </w:tbl>
    <w:p w14:paraId="32E99167" w14:textId="77777777" w:rsidR="009C7623" w:rsidRDefault="009C7623" w:rsidP="0034319E">
      <w:pPr>
        <w:pStyle w:val="Caption"/>
        <w:jc w:val="center"/>
        <w:pPrChange w:id="153" w:author="np01cp4a210128@islingtoncollege.edu.np" w:date="2025-07-29T12:12:00Z">
          <w:pPr>
            <w:pStyle w:val="Caption"/>
            <w:jc w:val="both"/>
          </w:pPr>
        </w:pPrChange>
      </w:pPr>
    </w:p>
    <w:p w14:paraId="11DA6D72" w14:textId="7CA1AC64" w:rsidR="009C7623" w:rsidRDefault="009C7623" w:rsidP="0034319E">
      <w:pPr>
        <w:pStyle w:val="Caption"/>
        <w:ind w:left="1440" w:firstLine="720"/>
        <w:jc w:val="center"/>
        <w:rPr>
          <w:i w:val="0"/>
          <w:iCs w:val="0"/>
        </w:rPr>
        <w:pPrChange w:id="154" w:author="np01cp4a210128@islingtoncollege.edu.np" w:date="2025-07-29T12:12:00Z">
          <w:pPr>
            <w:pStyle w:val="Caption"/>
            <w:ind w:left="1440" w:firstLine="720"/>
          </w:pPr>
        </w:pPrChange>
      </w:pPr>
      <w:r w:rsidRPr="009C7623">
        <w:rPr>
          <w:i w:val="0"/>
          <w:iCs w:val="0"/>
        </w:rPr>
        <w:t xml:space="preserve">Table </w:t>
      </w:r>
      <w:ins w:id="155" w:author="np01cp4a210128@islingtoncollege.edu.np" w:date="2025-07-29T10:28:00Z">
        <w:r w:rsidR="00B3711A">
          <w:rPr>
            <w:i w:val="0"/>
            <w:iCs w:val="0"/>
          </w:rPr>
          <w:fldChar w:fldCharType="begin"/>
        </w:r>
        <w:r w:rsidR="00B3711A">
          <w:rPr>
            <w:i w:val="0"/>
            <w:iCs w:val="0"/>
          </w:rPr>
          <w:instrText xml:space="preserve"> SEQ Table \* ARABIC </w:instrText>
        </w:r>
      </w:ins>
      <w:r w:rsidR="00B3711A">
        <w:rPr>
          <w:i w:val="0"/>
          <w:iCs w:val="0"/>
        </w:rPr>
        <w:fldChar w:fldCharType="separate"/>
      </w:r>
      <w:ins w:id="156" w:author="np01cp4a210128@islingtoncollege.edu.np" w:date="2025-07-29T10:28:00Z">
        <w:r w:rsidR="00B3711A">
          <w:rPr>
            <w:i w:val="0"/>
            <w:iCs w:val="0"/>
            <w:noProof/>
          </w:rPr>
          <w:t>2</w:t>
        </w:r>
        <w:r w:rsidR="00B3711A">
          <w:rPr>
            <w:i w:val="0"/>
            <w:iCs w:val="0"/>
          </w:rPr>
          <w:fldChar w:fldCharType="end"/>
        </w:r>
      </w:ins>
      <w:del w:id="157" w:author="np01cp4a210128@islingtoncollege.edu.np" w:date="2025-07-29T10:28:00Z">
        <w:r w:rsidR="005F1648" w:rsidDel="00B3711A">
          <w:rPr>
            <w:i w:val="0"/>
            <w:iCs w:val="0"/>
          </w:rPr>
          <w:fldChar w:fldCharType="begin"/>
        </w:r>
        <w:r w:rsidR="005F1648" w:rsidDel="00B3711A">
          <w:rPr>
            <w:i w:val="0"/>
            <w:iCs w:val="0"/>
          </w:rPr>
          <w:delInstrText xml:space="preserve"> SEQ Table \* ARABIC </w:delInstrText>
        </w:r>
        <w:r w:rsidR="005F1648" w:rsidDel="00B3711A">
          <w:rPr>
            <w:i w:val="0"/>
            <w:iCs w:val="0"/>
          </w:rPr>
          <w:fldChar w:fldCharType="separate"/>
        </w:r>
        <w:r w:rsidR="00B33AE3" w:rsidDel="00B3711A">
          <w:rPr>
            <w:i w:val="0"/>
            <w:iCs w:val="0"/>
            <w:noProof/>
          </w:rPr>
          <w:delText>2</w:delText>
        </w:r>
        <w:r w:rsidR="005F1648" w:rsidDel="00B3711A">
          <w:rPr>
            <w:i w:val="0"/>
            <w:iCs w:val="0"/>
          </w:rPr>
          <w:fldChar w:fldCharType="end"/>
        </w:r>
      </w:del>
      <w:r w:rsidRPr="009C7623">
        <w:rPr>
          <w:i w:val="0"/>
          <w:iCs w:val="0"/>
        </w:rPr>
        <w:t xml:space="preserve"> Verifying debit transaction</w:t>
      </w:r>
    </w:p>
    <w:p w14:paraId="41575B19" w14:textId="77777777" w:rsidR="00E25F6C" w:rsidRDefault="00E25F6C" w:rsidP="00AB79DD">
      <w:pPr>
        <w:keepNext/>
        <w:jc w:val="center"/>
      </w:pPr>
      <w:r w:rsidRPr="00E25F6C">
        <w:rPr>
          <w:noProof/>
        </w:rPr>
        <w:drawing>
          <wp:inline distT="0" distB="0" distL="0" distR="0" wp14:anchorId="0506B8FD" wp14:editId="164B9ECB">
            <wp:extent cx="5943600" cy="36404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640455"/>
                    </a:xfrm>
                    <a:prstGeom prst="rect">
                      <a:avLst/>
                    </a:prstGeom>
                  </pic:spPr>
                </pic:pic>
              </a:graphicData>
            </a:graphic>
          </wp:inline>
        </w:drawing>
      </w:r>
    </w:p>
    <w:p w14:paraId="2D13323A" w14:textId="6FC2446D" w:rsidR="00636520" w:rsidRDefault="00E25F6C" w:rsidP="00AB79DD">
      <w:pPr>
        <w:jc w:val="center"/>
        <w:rPr>
          <w:ins w:id="158" w:author="np01cp4a210128@islingtoncollege.edu.np" w:date="2025-07-28T10:24:00Z"/>
        </w:rPr>
      </w:pPr>
      <w:r>
        <w:t xml:space="preserve">Figure </w:t>
      </w:r>
      <w:r w:rsidR="00007213">
        <w:fldChar w:fldCharType="begin"/>
      </w:r>
      <w:r w:rsidR="00007213">
        <w:instrText xml:space="preserve"> SEQ Figure \* ARABIC </w:instrText>
      </w:r>
      <w:r w:rsidR="00007213">
        <w:fldChar w:fldCharType="separate"/>
      </w:r>
      <w:ins w:id="159" w:author="np01cp4a210128@islingtoncollege.edu.np" w:date="2025-07-29T12:31:00Z">
        <w:r w:rsidR="00A90213">
          <w:rPr>
            <w:noProof/>
          </w:rPr>
          <w:t>55</w:t>
        </w:r>
      </w:ins>
      <w:del w:id="160" w:author="np01cp4a210128@islingtoncollege.edu.np" w:date="2025-07-29T11:47:00Z">
        <w:r w:rsidR="00B3711A" w:rsidDel="000400F0">
          <w:rPr>
            <w:noProof/>
          </w:rPr>
          <w:delText>52</w:delText>
        </w:r>
      </w:del>
      <w:r w:rsidR="00007213">
        <w:rPr>
          <w:noProof/>
        </w:rPr>
        <w:fldChar w:fldCharType="end"/>
      </w:r>
      <w:r>
        <w:t xml:space="preserve"> Debit transaction</w:t>
      </w:r>
    </w:p>
    <w:p w14:paraId="61F01E94" w14:textId="1E9D924D" w:rsidR="00AB79DD" w:rsidRDefault="00AB79DD" w:rsidP="00AB79DD">
      <w:pPr>
        <w:jc w:val="center"/>
        <w:rPr>
          <w:ins w:id="161" w:author="np01cp4a210128@islingtoncollege.edu.np" w:date="2025-07-28T10:24:00Z"/>
        </w:rPr>
      </w:pPr>
    </w:p>
    <w:p w14:paraId="1E0252D7" w14:textId="28419D0B" w:rsidR="00AB79DD" w:rsidRDefault="00AB79DD" w:rsidP="00AB79DD">
      <w:pPr>
        <w:jc w:val="center"/>
        <w:rPr>
          <w:ins w:id="162" w:author="np01cp4a210128@islingtoncollege.edu.np" w:date="2025-07-28T10:24:00Z"/>
        </w:rPr>
      </w:pPr>
    </w:p>
    <w:p w14:paraId="78327D38" w14:textId="63CF50B4" w:rsidR="00AB79DD" w:rsidRDefault="00AB79DD" w:rsidP="00AB79DD">
      <w:pPr>
        <w:jc w:val="center"/>
        <w:rPr>
          <w:ins w:id="163" w:author="np01cp4a210128@islingtoncollege.edu.np" w:date="2025-07-28T10:24:00Z"/>
        </w:rPr>
      </w:pPr>
    </w:p>
    <w:p w14:paraId="2357EBC6" w14:textId="64B4FEB4" w:rsidR="00AB79DD" w:rsidRDefault="00AB79DD" w:rsidP="00AB79DD">
      <w:pPr>
        <w:jc w:val="center"/>
        <w:rPr>
          <w:ins w:id="164" w:author="np01cp4a210128@islingtoncollege.edu.np" w:date="2025-07-28T10:24:00Z"/>
        </w:rPr>
      </w:pPr>
    </w:p>
    <w:p w14:paraId="0E9C388E" w14:textId="307BF99B" w:rsidR="00AB79DD" w:rsidRDefault="00AB79DD" w:rsidP="00AB79DD">
      <w:pPr>
        <w:jc w:val="center"/>
        <w:rPr>
          <w:ins w:id="165" w:author="np01cp4a210128@islingtoncollege.edu.np" w:date="2025-07-28T10:24:00Z"/>
        </w:rPr>
      </w:pPr>
    </w:p>
    <w:p w14:paraId="1F237080" w14:textId="15376669" w:rsidR="00AB79DD" w:rsidRDefault="00AB79DD" w:rsidP="00AB79DD">
      <w:pPr>
        <w:jc w:val="center"/>
        <w:rPr>
          <w:ins w:id="166" w:author="np01cp4a210128@islingtoncollege.edu.np" w:date="2025-07-28T10:24:00Z"/>
        </w:rPr>
      </w:pPr>
    </w:p>
    <w:p w14:paraId="09607815" w14:textId="4665581C" w:rsidR="00AB79DD" w:rsidRDefault="00AB79DD" w:rsidP="00AB79DD">
      <w:pPr>
        <w:jc w:val="center"/>
        <w:rPr>
          <w:ins w:id="167" w:author="np01cp4a210128@islingtoncollege.edu.np" w:date="2025-07-28T10:24:00Z"/>
        </w:rPr>
      </w:pPr>
    </w:p>
    <w:p w14:paraId="38F2128C" w14:textId="1D7ADF53" w:rsidR="00AB79DD" w:rsidRDefault="00AB79DD" w:rsidP="00AB79DD">
      <w:pPr>
        <w:jc w:val="center"/>
        <w:rPr>
          <w:ins w:id="168" w:author="np01cp4a210128@islingtoncollege.edu.np" w:date="2025-07-28T10:24:00Z"/>
        </w:rPr>
      </w:pPr>
    </w:p>
    <w:p w14:paraId="0DD63CCF" w14:textId="77777777" w:rsidR="00AB79DD" w:rsidRPr="00CD0608" w:rsidRDefault="00AB79DD" w:rsidP="00573165">
      <w:pPr>
        <w:jc w:val="center"/>
      </w:pPr>
    </w:p>
    <w:tbl>
      <w:tblPr>
        <w:tblStyle w:val="TableGrid"/>
        <w:tblW w:w="0" w:type="auto"/>
        <w:tblLook w:val="04A0" w:firstRow="1" w:lastRow="0" w:firstColumn="1" w:lastColumn="0" w:noHBand="0" w:noVBand="1"/>
      </w:tblPr>
      <w:tblGrid>
        <w:gridCol w:w="3240"/>
        <w:gridCol w:w="5400"/>
      </w:tblGrid>
      <w:tr w:rsidR="00C508A6" w:rsidRPr="00CA1699" w14:paraId="03BB9B2F" w14:textId="77777777" w:rsidTr="00253B80">
        <w:tc>
          <w:tcPr>
            <w:tcW w:w="3240" w:type="dxa"/>
          </w:tcPr>
          <w:p w14:paraId="147B93A5" w14:textId="77777777" w:rsidR="00C508A6" w:rsidRPr="00CA1699" w:rsidRDefault="00C508A6" w:rsidP="00573165">
            <w:pPr>
              <w:jc w:val="center"/>
              <w:pPrChange w:id="169" w:author="np01cp4a210128@islingtoncollege.edu.np" w:date="2025-07-29T12:12:00Z">
                <w:pPr>
                  <w:jc w:val="both"/>
                </w:pPr>
              </w:pPrChange>
            </w:pPr>
            <w:r w:rsidRPr="00CA1699">
              <w:t>Test No</w:t>
            </w:r>
          </w:p>
        </w:tc>
        <w:tc>
          <w:tcPr>
            <w:tcW w:w="5400" w:type="dxa"/>
          </w:tcPr>
          <w:p w14:paraId="63DBD65D" w14:textId="5B2E8432" w:rsidR="00C508A6" w:rsidRPr="00CA1699" w:rsidRDefault="00C508A6" w:rsidP="00573165">
            <w:pPr>
              <w:jc w:val="center"/>
              <w:pPrChange w:id="170" w:author="np01cp4a210128@islingtoncollege.edu.np" w:date="2025-07-29T12:12:00Z">
                <w:pPr>
                  <w:jc w:val="both"/>
                </w:pPr>
              </w:pPrChange>
            </w:pPr>
            <w:r>
              <w:t>3</w:t>
            </w:r>
          </w:p>
        </w:tc>
      </w:tr>
      <w:tr w:rsidR="00C508A6" w:rsidRPr="00CA1699" w14:paraId="1079A6A7" w14:textId="77777777" w:rsidTr="00253B80">
        <w:tc>
          <w:tcPr>
            <w:tcW w:w="3240" w:type="dxa"/>
          </w:tcPr>
          <w:p w14:paraId="4F3D150B" w14:textId="77777777" w:rsidR="00C508A6" w:rsidRPr="00CA1699" w:rsidRDefault="00C508A6" w:rsidP="00573165">
            <w:pPr>
              <w:jc w:val="center"/>
              <w:pPrChange w:id="171" w:author="np01cp4a210128@islingtoncollege.edu.np" w:date="2025-07-29T12:12:00Z">
                <w:pPr>
                  <w:jc w:val="both"/>
                </w:pPr>
              </w:pPrChange>
            </w:pPr>
            <w:r w:rsidRPr="00CA1699">
              <w:t>Objective</w:t>
            </w:r>
          </w:p>
        </w:tc>
        <w:tc>
          <w:tcPr>
            <w:tcW w:w="5400" w:type="dxa"/>
          </w:tcPr>
          <w:p w14:paraId="755D1EF5" w14:textId="607C28E9" w:rsidR="00C508A6" w:rsidRPr="00CA1699" w:rsidRDefault="00C508A6" w:rsidP="00573165">
            <w:pPr>
              <w:jc w:val="center"/>
              <w:pPrChange w:id="172" w:author="np01cp4a210128@islingtoncollege.edu.np" w:date="2025-07-29T12:12:00Z">
                <w:pPr>
                  <w:jc w:val="both"/>
                </w:pPr>
              </w:pPrChange>
            </w:pPr>
            <w:r w:rsidRPr="00CA1699">
              <w:t xml:space="preserve">Verify </w:t>
            </w:r>
            <w:r>
              <w:t>debt</w:t>
            </w:r>
            <w:r w:rsidRPr="00CA1699">
              <w:t xml:space="preserve"> transaction</w:t>
            </w:r>
          </w:p>
        </w:tc>
      </w:tr>
      <w:tr w:rsidR="00C508A6" w:rsidRPr="00CA1699" w14:paraId="47E39913" w14:textId="77777777" w:rsidTr="00253B80">
        <w:tc>
          <w:tcPr>
            <w:tcW w:w="3240" w:type="dxa"/>
          </w:tcPr>
          <w:p w14:paraId="25FAFBB5" w14:textId="77777777" w:rsidR="00C508A6" w:rsidRPr="00CA1699" w:rsidRDefault="00C508A6" w:rsidP="00573165">
            <w:pPr>
              <w:jc w:val="center"/>
              <w:pPrChange w:id="173" w:author="np01cp4a210128@islingtoncollege.edu.np" w:date="2025-07-29T12:12:00Z">
                <w:pPr>
                  <w:jc w:val="both"/>
                </w:pPr>
              </w:pPrChange>
            </w:pPr>
            <w:r w:rsidRPr="00CA1699">
              <w:t>Action</w:t>
            </w:r>
          </w:p>
        </w:tc>
        <w:tc>
          <w:tcPr>
            <w:tcW w:w="5400" w:type="dxa"/>
          </w:tcPr>
          <w:p w14:paraId="28971A95" w14:textId="41EBD8D1" w:rsidR="00C508A6" w:rsidRPr="00CA1699" w:rsidRDefault="00C508A6" w:rsidP="00573165">
            <w:pPr>
              <w:jc w:val="center"/>
              <w:pPrChange w:id="174" w:author="np01cp4a210128@islingtoncollege.edu.np" w:date="2025-07-29T12:12:00Z">
                <w:pPr>
                  <w:jc w:val="both"/>
                </w:pPr>
              </w:pPrChange>
            </w:pPr>
            <w:r>
              <w:t>The transaction debt is saved only after mentioning the debt source and debt due date.</w:t>
            </w:r>
          </w:p>
        </w:tc>
      </w:tr>
      <w:tr w:rsidR="00C508A6" w:rsidRPr="00CA1699" w14:paraId="5C9448CA" w14:textId="77777777" w:rsidTr="00253B80">
        <w:tc>
          <w:tcPr>
            <w:tcW w:w="3240" w:type="dxa"/>
          </w:tcPr>
          <w:p w14:paraId="01744AAB" w14:textId="77777777" w:rsidR="00C508A6" w:rsidRPr="00CA1699" w:rsidRDefault="00C508A6" w:rsidP="00573165">
            <w:pPr>
              <w:jc w:val="center"/>
              <w:pPrChange w:id="175" w:author="np01cp4a210128@islingtoncollege.edu.np" w:date="2025-07-29T12:12:00Z">
                <w:pPr>
                  <w:jc w:val="both"/>
                </w:pPr>
              </w:pPrChange>
            </w:pPr>
            <w:r w:rsidRPr="00CA1699">
              <w:t>Expected Result</w:t>
            </w:r>
          </w:p>
        </w:tc>
        <w:tc>
          <w:tcPr>
            <w:tcW w:w="5400" w:type="dxa"/>
          </w:tcPr>
          <w:p w14:paraId="656130A6" w14:textId="66329E20" w:rsidR="00C508A6" w:rsidRPr="00CA1699" w:rsidRDefault="00C508A6" w:rsidP="00573165">
            <w:pPr>
              <w:jc w:val="center"/>
              <w:pPrChange w:id="176" w:author="np01cp4a210128@islingtoncollege.edu.np" w:date="2025-07-29T12:12:00Z">
                <w:pPr>
                  <w:jc w:val="both"/>
                </w:pPr>
              </w:pPrChange>
            </w:pPr>
            <w:r>
              <w:t>The transaction is added successfully and highlights pending debts.</w:t>
            </w:r>
          </w:p>
        </w:tc>
      </w:tr>
      <w:tr w:rsidR="00C508A6" w:rsidRPr="00CA1699" w14:paraId="0B7F6287" w14:textId="77777777" w:rsidTr="00253B80">
        <w:tc>
          <w:tcPr>
            <w:tcW w:w="3240" w:type="dxa"/>
          </w:tcPr>
          <w:p w14:paraId="3FB955AF" w14:textId="77777777" w:rsidR="00C508A6" w:rsidRPr="00CA1699" w:rsidRDefault="00C508A6" w:rsidP="00573165">
            <w:pPr>
              <w:jc w:val="center"/>
              <w:pPrChange w:id="177" w:author="np01cp4a210128@islingtoncollege.edu.np" w:date="2025-07-29T12:12:00Z">
                <w:pPr>
                  <w:jc w:val="both"/>
                </w:pPr>
              </w:pPrChange>
            </w:pPr>
            <w:r w:rsidRPr="00CA1699">
              <w:t>Actual Result</w:t>
            </w:r>
          </w:p>
        </w:tc>
        <w:tc>
          <w:tcPr>
            <w:tcW w:w="5400" w:type="dxa"/>
          </w:tcPr>
          <w:p w14:paraId="4418EE6B" w14:textId="62FEC689" w:rsidR="00C508A6" w:rsidRPr="00CA1699" w:rsidRDefault="00C508A6" w:rsidP="00573165">
            <w:pPr>
              <w:jc w:val="center"/>
              <w:pPrChange w:id="178" w:author="np01cp4a210128@islingtoncollege.edu.np" w:date="2025-07-29T12:12:00Z">
                <w:pPr>
                  <w:jc w:val="both"/>
                </w:pPr>
              </w:pPrChange>
            </w:pPr>
            <w:r w:rsidRPr="00CA1699">
              <w:t>T</w:t>
            </w:r>
            <w:r>
              <w:t>he pending debts are highlighted in the dashboard.</w:t>
            </w:r>
          </w:p>
        </w:tc>
      </w:tr>
      <w:tr w:rsidR="00C508A6" w:rsidRPr="00CA1699" w14:paraId="630731B7" w14:textId="77777777" w:rsidTr="00253B80">
        <w:tc>
          <w:tcPr>
            <w:tcW w:w="3240" w:type="dxa"/>
          </w:tcPr>
          <w:p w14:paraId="30F39ED9" w14:textId="77777777" w:rsidR="00C508A6" w:rsidRPr="00CA1699" w:rsidRDefault="00C508A6" w:rsidP="00573165">
            <w:pPr>
              <w:jc w:val="center"/>
              <w:pPrChange w:id="179" w:author="np01cp4a210128@islingtoncollege.edu.np" w:date="2025-07-29T12:12:00Z">
                <w:pPr>
                  <w:jc w:val="both"/>
                </w:pPr>
              </w:pPrChange>
            </w:pPr>
            <w:r w:rsidRPr="00CA1699">
              <w:t>Conclusion</w:t>
            </w:r>
          </w:p>
        </w:tc>
        <w:tc>
          <w:tcPr>
            <w:tcW w:w="5400" w:type="dxa"/>
          </w:tcPr>
          <w:p w14:paraId="0D21C174" w14:textId="77777777" w:rsidR="00C508A6" w:rsidRPr="00CA1699" w:rsidRDefault="00C508A6" w:rsidP="00573165">
            <w:pPr>
              <w:keepNext/>
              <w:jc w:val="center"/>
              <w:pPrChange w:id="180" w:author="np01cp4a210128@islingtoncollege.edu.np" w:date="2025-07-29T12:12:00Z">
                <w:pPr>
                  <w:keepNext/>
                  <w:jc w:val="both"/>
                </w:pPr>
              </w:pPrChange>
            </w:pPr>
            <w:r w:rsidRPr="00CA1699">
              <w:t>Test is successful.</w:t>
            </w:r>
          </w:p>
        </w:tc>
      </w:tr>
    </w:tbl>
    <w:p w14:paraId="40F1A2AB" w14:textId="77777777" w:rsidR="00C508A6" w:rsidRDefault="00C508A6" w:rsidP="00573165">
      <w:pPr>
        <w:pStyle w:val="Caption"/>
        <w:jc w:val="center"/>
        <w:pPrChange w:id="181" w:author="np01cp4a210128@islingtoncollege.edu.np" w:date="2025-07-29T12:12:00Z">
          <w:pPr>
            <w:pStyle w:val="Caption"/>
            <w:jc w:val="both"/>
          </w:pPr>
        </w:pPrChange>
      </w:pPr>
    </w:p>
    <w:p w14:paraId="6FEE518D" w14:textId="63788F91" w:rsidR="00C508A6" w:rsidRDefault="00C508A6" w:rsidP="00573165">
      <w:pPr>
        <w:pStyle w:val="Caption"/>
        <w:jc w:val="center"/>
      </w:pPr>
      <w:r>
        <w:t xml:space="preserve">Table </w:t>
      </w:r>
      <w:ins w:id="182" w:author="np01cp4a210128@islingtoncollege.edu.np" w:date="2025-07-29T10:28:00Z">
        <w:r w:rsidR="00B3711A">
          <w:fldChar w:fldCharType="begin"/>
        </w:r>
        <w:r w:rsidR="00B3711A">
          <w:instrText xml:space="preserve"> SEQ Table \* ARABIC </w:instrText>
        </w:r>
      </w:ins>
      <w:r w:rsidR="00B3711A">
        <w:fldChar w:fldCharType="separate"/>
      </w:r>
      <w:ins w:id="183" w:author="np01cp4a210128@islingtoncollege.edu.np" w:date="2025-07-29T10:28:00Z">
        <w:r w:rsidR="00B3711A">
          <w:rPr>
            <w:noProof/>
          </w:rPr>
          <w:t>3</w:t>
        </w:r>
        <w:r w:rsidR="00B3711A">
          <w:fldChar w:fldCharType="end"/>
        </w:r>
      </w:ins>
      <w:del w:id="184"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3</w:delText>
        </w:r>
        <w:r w:rsidR="00007213" w:rsidDel="00B3711A">
          <w:rPr>
            <w:noProof/>
          </w:rPr>
          <w:fldChar w:fldCharType="end"/>
        </w:r>
      </w:del>
      <w:r>
        <w:t xml:space="preserve"> Verify debt transaction</w:t>
      </w:r>
    </w:p>
    <w:p w14:paraId="6B8E4459" w14:textId="77777777" w:rsidR="00AB79DD" w:rsidRDefault="00AB79DD" w:rsidP="00AB79DD">
      <w:pPr>
        <w:keepNext/>
        <w:jc w:val="center"/>
      </w:pPr>
      <w:r w:rsidRPr="00AB79DD">
        <w:rPr>
          <w:noProof/>
        </w:rPr>
        <w:drawing>
          <wp:inline distT="0" distB="0" distL="0" distR="0" wp14:anchorId="573E269C" wp14:editId="13AAA6B2">
            <wp:extent cx="5943600" cy="49599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959985"/>
                    </a:xfrm>
                    <a:prstGeom prst="rect">
                      <a:avLst/>
                    </a:prstGeom>
                  </pic:spPr>
                </pic:pic>
              </a:graphicData>
            </a:graphic>
          </wp:inline>
        </w:drawing>
      </w:r>
    </w:p>
    <w:p w14:paraId="6DAA3274" w14:textId="0B43DE3F" w:rsidR="00C508A6" w:rsidRDefault="00AB79DD" w:rsidP="000837BB">
      <w:pPr>
        <w:pStyle w:val="Caption"/>
        <w:jc w:val="center"/>
        <w:rPr>
          <w:ins w:id="185" w:author="np01cp4a210128@islingtoncollege.edu.np" w:date="2025-07-29T10:12:00Z"/>
        </w:rPr>
      </w:pPr>
      <w:r>
        <w:t xml:space="preserve">Figure </w:t>
      </w:r>
      <w:r w:rsidR="00007213">
        <w:fldChar w:fldCharType="begin"/>
      </w:r>
      <w:r w:rsidR="00007213">
        <w:instrText xml:space="preserve"> SEQ Figure \* ARABIC </w:instrText>
      </w:r>
      <w:r w:rsidR="00007213">
        <w:fldChar w:fldCharType="separate"/>
      </w:r>
      <w:ins w:id="186" w:author="np01cp4a210128@islingtoncollege.edu.np" w:date="2025-07-29T12:31:00Z">
        <w:r w:rsidR="00A90213">
          <w:rPr>
            <w:noProof/>
          </w:rPr>
          <w:t>56</w:t>
        </w:r>
      </w:ins>
      <w:del w:id="187" w:author="np01cp4a210128@islingtoncollege.edu.np" w:date="2025-07-29T11:47:00Z">
        <w:r w:rsidR="00B3711A" w:rsidDel="000400F0">
          <w:rPr>
            <w:noProof/>
          </w:rPr>
          <w:delText>53</w:delText>
        </w:r>
      </w:del>
      <w:r w:rsidR="00007213">
        <w:rPr>
          <w:noProof/>
        </w:rPr>
        <w:fldChar w:fldCharType="end"/>
      </w:r>
      <w:r>
        <w:t xml:space="preserve"> Debt transaction</w:t>
      </w:r>
    </w:p>
    <w:p w14:paraId="6FCFFD79" w14:textId="77777777" w:rsidR="009B7EB9" w:rsidRPr="009B7EB9" w:rsidDel="003F4EF0" w:rsidRDefault="009B7EB9" w:rsidP="009B7EB9">
      <w:pPr>
        <w:rPr>
          <w:del w:id="188" w:author="np01cp4a210128@islingtoncollege.edu.np" w:date="2025-07-29T12:12:00Z"/>
        </w:rPr>
        <w:pPrChange w:id="189" w:author="np01cp4a210128@islingtoncollege.edu.np" w:date="2025-07-29T10:12:00Z">
          <w:pPr>
            <w:pStyle w:val="Caption"/>
            <w:jc w:val="center"/>
          </w:pPr>
        </w:pPrChange>
      </w:pPr>
    </w:p>
    <w:p w14:paraId="2E057176" w14:textId="58AC49AD" w:rsidR="00253B80" w:rsidRDefault="00253B80" w:rsidP="00EE26B1">
      <w:pPr>
        <w:jc w:val="both"/>
      </w:pPr>
    </w:p>
    <w:tbl>
      <w:tblPr>
        <w:tblStyle w:val="TableGridLight"/>
        <w:tblW w:w="0" w:type="auto"/>
        <w:tblLook w:val="04A0" w:firstRow="1" w:lastRow="0" w:firstColumn="1" w:lastColumn="0" w:noHBand="0" w:noVBand="1"/>
      </w:tblPr>
      <w:tblGrid>
        <w:gridCol w:w="3240"/>
        <w:gridCol w:w="5400"/>
      </w:tblGrid>
      <w:tr w:rsidR="00253B80" w:rsidRPr="00CA1699" w14:paraId="59B939FB" w14:textId="77777777" w:rsidTr="00187A74">
        <w:tc>
          <w:tcPr>
            <w:tcW w:w="3240" w:type="dxa"/>
          </w:tcPr>
          <w:p w14:paraId="75BE1F45" w14:textId="77777777" w:rsidR="00253B80" w:rsidRPr="00CA1699" w:rsidRDefault="00253B80" w:rsidP="002535C7">
            <w:pPr>
              <w:jc w:val="center"/>
              <w:pPrChange w:id="190" w:author="np01cp4a210128@islingtoncollege.edu.np" w:date="2025-07-29T12:12:00Z">
                <w:pPr>
                  <w:jc w:val="both"/>
                </w:pPr>
              </w:pPrChange>
            </w:pPr>
            <w:r w:rsidRPr="00CA1699">
              <w:lastRenderedPageBreak/>
              <w:t>Test No</w:t>
            </w:r>
          </w:p>
        </w:tc>
        <w:tc>
          <w:tcPr>
            <w:tcW w:w="5400" w:type="dxa"/>
          </w:tcPr>
          <w:p w14:paraId="19C29ACC" w14:textId="63840EAE" w:rsidR="00253B80" w:rsidRPr="00CA1699" w:rsidRDefault="00253B80" w:rsidP="002535C7">
            <w:pPr>
              <w:jc w:val="center"/>
              <w:pPrChange w:id="191" w:author="np01cp4a210128@islingtoncollege.edu.np" w:date="2025-07-29T12:12:00Z">
                <w:pPr>
                  <w:jc w:val="both"/>
                </w:pPr>
              </w:pPrChange>
            </w:pPr>
            <w:r>
              <w:t>4</w:t>
            </w:r>
          </w:p>
        </w:tc>
      </w:tr>
      <w:tr w:rsidR="00253B80" w:rsidRPr="00CA1699" w14:paraId="0C648806" w14:textId="77777777" w:rsidTr="00187A74">
        <w:tc>
          <w:tcPr>
            <w:tcW w:w="3240" w:type="dxa"/>
          </w:tcPr>
          <w:p w14:paraId="31F24307" w14:textId="77777777" w:rsidR="00253B80" w:rsidRPr="00CA1699" w:rsidRDefault="00253B80" w:rsidP="002535C7">
            <w:pPr>
              <w:jc w:val="center"/>
              <w:pPrChange w:id="192" w:author="np01cp4a210128@islingtoncollege.edu.np" w:date="2025-07-29T12:12:00Z">
                <w:pPr>
                  <w:jc w:val="both"/>
                </w:pPr>
              </w:pPrChange>
            </w:pPr>
            <w:r w:rsidRPr="00CA1699">
              <w:t>Objective</w:t>
            </w:r>
          </w:p>
        </w:tc>
        <w:tc>
          <w:tcPr>
            <w:tcW w:w="5400" w:type="dxa"/>
          </w:tcPr>
          <w:p w14:paraId="36022C26" w14:textId="1816131E" w:rsidR="00253B80" w:rsidRPr="00CA1699" w:rsidRDefault="00253B80" w:rsidP="002535C7">
            <w:pPr>
              <w:jc w:val="center"/>
              <w:pPrChange w:id="193" w:author="np01cp4a210128@islingtoncollege.edu.np" w:date="2025-07-29T12:12:00Z">
                <w:pPr>
                  <w:jc w:val="both"/>
                </w:pPr>
              </w:pPrChange>
            </w:pPr>
            <w:r>
              <w:t>Che</w:t>
            </w:r>
            <w:r w:rsidR="007B6B9A">
              <w:t>ck for sufficient balance</w:t>
            </w:r>
          </w:p>
        </w:tc>
      </w:tr>
      <w:tr w:rsidR="00253B80" w:rsidRPr="00CA1699" w14:paraId="37995AD6" w14:textId="77777777" w:rsidTr="00187A74">
        <w:tc>
          <w:tcPr>
            <w:tcW w:w="3240" w:type="dxa"/>
          </w:tcPr>
          <w:p w14:paraId="07C2F5F8" w14:textId="77777777" w:rsidR="00253B80" w:rsidRPr="00CA1699" w:rsidRDefault="00253B80" w:rsidP="002535C7">
            <w:pPr>
              <w:jc w:val="center"/>
              <w:pPrChange w:id="194" w:author="np01cp4a210128@islingtoncollege.edu.np" w:date="2025-07-29T12:12:00Z">
                <w:pPr>
                  <w:jc w:val="both"/>
                </w:pPr>
              </w:pPrChange>
            </w:pPr>
            <w:r w:rsidRPr="00CA1699">
              <w:t>Action</w:t>
            </w:r>
          </w:p>
        </w:tc>
        <w:tc>
          <w:tcPr>
            <w:tcW w:w="5400" w:type="dxa"/>
          </w:tcPr>
          <w:p w14:paraId="5D62EFE0" w14:textId="2D9DA52D" w:rsidR="00253B80" w:rsidRPr="00CA1699" w:rsidRDefault="00253B80" w:rsidP="002535C7">
            <w:pPr>
              <w:jc w:val="center"/>
              <w:pPrChange w:id="195" w:author="np01cp4a210128@islingtoncollege.edu.np" w:date="2025-07-29T12:12:00Z">
                <w:pPr>
                  <w:jc w:val="both"/>
                </w:pPr>
              </w:pPrChange>
            </w:pPr>
            <w:r>
              <w:t xml:space="preserve">The transaction </w:t>
            </w:r>
            <w:r w:rsidR="007B6B9A">
              <w:t>shouldn’t add more balance when there is less credit.</w:t>
            </w:r>
          </w:p>
        </w:tc>
      </w:tr>
      <w:tr w:rsidR="00253B80" w:rsidRPr="00CA1699" w14:paraId="6BFB1821" w14:textId="77777777" w:rsidTr="00187A74">
        <w:tc>
          <w:tcPr>
            <w:tcW w:w="3240" w:type="dxa"/>
          </w:tcPr>
          <w:p w14:paraId="113EA441" w14:textId="77777777" w:rsidR="00253B80" w:rsidRPr="00CA1699" w:rsidRDefault="00253B80" w:rsidP="002535C7">
            <w:pPr>
              <w:jc w:val="center"/>
              <w:pPrChange w:id="196" w:author="np01cp4a210128@islingtoncollege.edu.np" w:date="2025-07-29T12:12:00Z">
                <w:pPr>
                  <w:jc w:val="both"/>
                </w:pPr>
              </w:pPrChange>
            </w:pPr>
            <w:r w:rsidRPr="00CA1699">
              <w:t>Expected Result</w:t>
            </w:r>
          </w:p>
        </w:tc>
        <w:tc>
          <w:tcPr>
            <w:tcW w:w="5400" w:type="dxa"/>
          </w:tcPr>
          <w:p w14:paraId="2B30034B" w14:textId="0F448DA0" w:rsidR="00253B80" w:rsidRPr="00CA1699" w:rsidRDefault="00253B80" w:rsidP="002535C7">
            <w:pPr>
              <w:jc w:val="center"/>
              <w:pPrChange w:id="197" w:author="np01cp4a210128@islingtoncollege.edu.np" w:date="2025-07-29T12:12:00Z">
                <w:pPr>
                  <w:jc w:val="both"/>
                </w:pPr>
              </w:pPrChange>
            </w:pPr>
            <w:r>
              <w:t xml:space="preserve">The transaction </w:t>
            </w:r>
            <w:r w:rsidR="007B6B9A">
              <w:t>isn’t supposed to add the cash outflow and deduct balance.</w:t>
            </w:r>
          </w:p>
        </w:tc>
      </w:tr>
      <w:tr w:rsidR="00253B80" w:rsidRPr="00CA1699" w14:paraId="6BE3667D" w14:textId="77777777" w:rsidTr="00187A74">
        <w:tc>
          <w:tcPr>
            <w:tcW w:w="3240" w:type="dxa"/>
          </w:tcPr>
          <w:p w14:paraId="1AD9998F" w14:textId="77777777" w:rsidR="00253B80" w:rsidRPr="00CA1699" w:rsidRDefault="00253B80" w:rsidP="002535C7">
            <w:pPr>
              <w:jc w:val="center"/>
              <w:pPrChange w:id="198" w:author="np01cp4a210128@islingtoncollege.edu.np" w:date="2025-07-29T12:12:00Z">
                <w:pPr>
                  <w:jc w:val="both"/>
                </w:pPr>
              </w:pPrChange>
            </w:pPr>
            <w:r w:rsidRPr="00CA1699">
              <w:t>Actual Result</w:t>
            </w:r>
          </w:p>
        </w:tc>
        <w:tc>
          <w:tcPr>
            <w:tcW w:w="5400" w:type="dxa"/>
          </w:tcPr>
          <w:p w14:paraId="28E4C842" w14:textId="4AA15F56" w:rsidR="00253B80" w:rsidRPr="00CA1699" w:rsidRDefault="007B6B9A" w:rsidP="002535C7">
            <w:pPr>
              <w:jc w:val="center"/>
              <w:pPrChange w:id="199" w:author="np01cp4a210128@islingtoncollege.edu.np" w:date="2025-07-29T12:12:00Z">
                <w:pPr>
                  <w:jc w:val="both"/>
                </w:pPr>
              </w:pPrChange>
            </w:pPr>
            <w:r>
              <w:t>Outflow transactions are added and the balance is cleared from the balance.</w:t>
            </w:r>
          </w:p>
        </w:tc>
      </w:tr>
      <w:tr w:rsidR="00253B80" w:rsidRPr="00CA1699" w14:paraId="6E1E3260" w14:textId="77777777" w:rsidTr="00187A74">
        <w:trPr>
          <w:trHeight w:val="58"/>
        </w:trPr>
        <w:tc>
          <w:tcPr>
            <w:tcW w:w="3240" w:type="dxa"/>
          </w:tcPr>
          <w:p w14:paraId="0DDFB370" w14:textId="77777777" w:rsidR="00253B80" w:rsidRPr="00CA1699" w:rsidRDefault="00253B80" w:rsidP="002535C7">
            <w:pPr>
              <w:jc w:val="center"/>
              <w:pPrChange w:id="200" w:author="np01cp4a210128@islingtoncollege.edu.np" w:date="2025-07-29T12:12:00Z">
                <w:pPr>
                  <w:jc w:val="both"/>
                </w:pPr>
              </w:pPrChange>
            </w:pPr>
            <w:r w:rsidRPr="00CA1699">
              <w:t>Conclusion</w:t>
            </w:r>
          </w:p>
        </w:tc>
        <w:tc>
          <w:tcPr>
            <w:tcW w:w="5400" w:type="dxa"/>
          </w:tcPr>
          <w:p w14:paraId="59F38410" w14:textId="77777777" w:rsidR="00253B80" w:rsidRPr="00CA1699" w:rsidRDefault="00253B80" w:rsidP="002535C7">
            <w:pPr>
              <w:keepNext/>
              <w:jc w:val="center"/>
              <w:pPrChange w:id="201" w:author="np01cp4a210128@islingtoncollege.edu.np" w:date="2025-07-29T12:12:00Z">
                <w:pPr>
                  <w:keepNext/>
                  <w:jc w:val="both"/>
                </w:pPr>
              </w:pPrChange>
            </w:pPr>
            <w:r w:rsidRPr="00CA1699">
              <w:t>Test is successful.</w:t>
            </w:r>
          </w:p>
        </w:tc>
      </w:tr>
    </w:tbl>
    <w:p w14:paraId="031BEA4A" w14:textId="77777777" w:rsidR="005F1648" w:rsidRDefault="005F1648" w:rsidP="002535C7">
      <w:pPr>
        <w:pStyle w:val="Caption"/>
        <w:jc w:val="center"/>
        <w:pPrChange w:id="202" w:author="np01cp4a210128@islingtoncollege.edu.np" w:date="2025-07-29T12:12:00Z">
          <w:pPr>
            <w:pStyle w:val="Caption"/>
            <w:jc w:val="both"/>
          </w:pPr>
        </w:pPrChange>
      </w:pPr>
    </w:p>
    <w:p w14:paraId="079F7945" w14:textId="544A1075" w:rsidR="00253B80" w:rsidRDefault="005F1648" w:rsidP="002535C7">
      <w:pPr>
        <w:pStyle w:val="Caption"/>
        <w:jc w:val="center"/>
        <w:pPrChange w:id="203" w:author="np01cp4a210128@islingtoncollege.edu.np" w:date="2025-07-29T12:12:00Z">
          <w:pPr>
            <w:pStyle w:val="Caption"/>
            <w:jc w:val="both"/>
          </w:pPr>
        </w:pPrChange>
      </w:pPr>
      <w:r>
        <w:t xml:space="preserve">Table </w:t>
      </w:r>
      <w:ins w:id="204" w:author="np01cp4a210128@islingtoncollege.edu.np" w:date="2025-07-29T10:28:00Z">
        <w:r w:rsidR="00B3711A">
          <w:fldChar w:fldCharType="begin"/>
        </w:r>
        <w:r w:rsidR="00B3711A">
          <w:instrText xml:space="preserve"> SEQ Table \* ARABIC </w:instrText>
        </w:r>
      </w:ins>
      <w:r w:rsidR="00B3711A">
        <w:fldChar w:fldCharType="separate"/>
      </w:r>
      <w:ins w:id="205" w:author="np01cp4a210128@islingtoncollege.edu.np" w:date="2025-07-29T10:28:00Z">
        <w:r w:rsidR="00B3711A">
          <w:rPr>
            <w:noProof/>
          </w:rPr>
          <w:t>4</w:t>
        </w:r>
        <w:r w:rsidR="00B3711A">
          <w:fldChar w:fldCharType="end"/>
        </w:r>
      </w:ins>
      <w:del w:id="206"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4</w:delText>
        </w:r>
        <w:r w:rsidR="00007213" w:rsidDel="00B3711A">
          <w:rPr>
            <w:noProof/>
          </w:rPr>
          <w:fldChar w:fldCharType="end"/>
        </w:r>
      </w:del>
      <w:r>
        <w:t xml:space="preserve"> Sufficient balance check</w:t>
      </w:r>
    </w:p>
    <w:p w14:paraId="09DFBEF4" w14:textId="77777777" w:rsidR="000837BB" w:rsidRDefault="000837BB" w:rsidP="000837BB">
      <w:pPr>
        <w:keepNext/>
        <w:jc w:val="center"/>
      </w:pPr>
      <w:r w:rsidRPr="000837BB">
        <w:rPr>
          <w:noProof/>
        </w:rPr>
        <w:drawing>
          <wp:inline distT="0" distB="0" distL="0" distR="0" wp14:anchorId="3BC365B6" wp14:editId="0E18305A">
            <wp:extent cx="5943600" cy="262128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621280"/>
                    </a:xfrm>
                    <a:prstGeom prst="rect">
                      <a:avLst/>
                    </a:prstGeom>
                  </pic:spPr>
                </pic:pic>
              </a:graphicData>
            </a:graphic>
          </wp:inline>
        </w:drawing>
      </w:r>
    </w:p>
    <w:p w14:paraId="7DACFE60" w14:textId="749FD9E7" w:rsidR="000837BB" w:rsidRPr="000837BB" w:rsidRDefault="000837BB" w:rsidP="000837BB">
      <w:pPr>
        <w:pStyle w:val="Caption"/>
        <w:jc w:val="center"/>
      </w:pPr>
      <w:r>
        <w:t xml:space="preserve">Figure </w:t>
      </w:r>
      <w:r w:rsidR="00007213">
        <w:fldChar w:fldCharType="begin"/>
      </w:r>
      <w:r w:rsidR="00007213">
        <w:instrText xml:space="preserve"> SEQ Figure \* ARABIC </w:instrText>
      </w:r>
      <w:r w:rsidR="00007213">
        <w:fldChar w:fldCharType="separate"/>
      </w:r>
      <w:ins w:id="207" w:author="np01cp4a210128@islingtoncollege.edu.np" w:date="2025-07-29T12:31:00Z">
        <w:r w:rsidR="00A90213">
          <w:rPr>
            <w:noProof/>
          </w:rPr>
          <w:t>57</w:t>
        </w:r>
      </w:ins>
      <w:del w:id="208" w:author="np01cp4a210128@islingtoncollege.edu.np" w:date="2025-07-29T11:47:00Z">
        <w:r w:rsidR="00B3711A" w:rsidDel="000400F0">
          <w:rPr>
            <w:noProof/>
          </w:rPr>
          <w:delText>54</w:delText>
        </w:r>
      </w:del>
      <w:r w:rsidR="00007213">
        <w:rPr>
          <w:noProof/>
        </w:rPr>
        <w:fldChar w:fldCharType="end"/>
      </w:r>
      <w:r>
        <w:t xml:space="preserve"> checking for sufficient balance</w:t>
      </w:r>
    </w:p>
    <w:p w14:paraId="104DE2A4" w14:textId="6062C662" w:rsidR="005F1648" w:rsidRDefault="005F1648" w:rsidP="00EE26B1">
      <w:pPr>
        <w:jc w:val="both"/>
      </w:pPr>
    </w:p>
    <w:p w14:paraId="486178DD" w14:textId="5E669944" w:rsidR="001B1492" w:rsidRDefault="001B1492" w:rsidP="00EE26B1">
      <w:pPr>
        <w:jc w:val="both"/>
      </w:pPr>
    </w:p>
    <w:p w14:paraId="21129D85" w14:textId="6231CCA8" w:rsidR="001B1492" w:rsidRDefault="001B1492" w:rsidP="00EE26B1">
      <w:pPr>
        <w:jc w:val="both"/>
      </w:pPr>
    </w:p>
    <w:p w14:paraId="2B8544F7" w14:textId="32B37BD7" w:rsidR="001B1492" w:rsidRDefault="001B1492" w:rsidP="00EE26B1">
      <w:pPr>
        <w:jc w:val="both"/>
      </w:pPr>
    </w:p>
    <w:p w14:paraId="2AA2C538" w14:textId="4174AE37" w:rsidR="001B1492" w:rsidRDefault="001B1492" w:rsidP="00EE26B1">
      <w:pPr>
        <w:jc w:val="both"/>
      </w:pPr>
    </w:p>
    <w:p w14:paraId="344C48A7" w14:textId="6D8BEBE2" w:rsidR="001B1492" w:rsidRDefault="001B1492" w:rsidP="00EE26B1">
      <w:pPr>
        <w:jc w:val="both"/>
      </w:pPr>
    </w:p>
    <w:p w14:paraId="2BE5264D" w14:textId="10FB32B7" w:rsidR="001B1492" w:rsidRDefault="001B1492" w:rsidP="00EE26B1">
      <w:pPr>
        <w:jc w:val="both"/>
      </w:pPr>
    </w:p>
    <w:p w14:paraId="0FD548B0" w14:textId="04522FE1" w:rsidR="001B1492" w:rsidRDefault="001B1492" w:rsidP="00EE26B1">
      <w:pPr>
        <w:jc w:val="both"/>
      </w:pPr>
    </w:p>
    <w:p w14:paraId="60037718" w14:textId="7FFCC1EF" w:rsidR="001B1492" w:rsidRDefault="001B1492" w:rsidP="00EE26B1">
      <w:pPr>
        <w:jc w:val="both"/>
      </w:pPr>
    </w:p>
    <w:p w14:paraId="1EA8F572" w14:textId="77777777" w:rsidR="001B1492" w:rsidRDefault="001B1492" w:rsidP="00EE26B1">
      <w:pPr>
        <w:jc w:val="both"/>
      </w:pPr>
    </w:p>
    <w:tbl>
      <w:tblPr>
        <w:tblStyle w:val="TableGridLight"/>
        <w:tblW w:w="0" w:type="auto"/>
        <w:tblLook w:val="04A0" w:firstRow="1" w:lastRow="0" w:firstColumn="1" w:lastColumn="0" w:noHBand="0" w:noVBand="1"/>
      </w:tblPr>
      <w:tblGrid>
        <w:gridCol w:w="3240"/>
        <w:gridCol w:w="5400"/>
      </w:tblGrid>
      <w:tr w:rsidR="005F1648" w:rsidRPr="00CA1699" w14:paraId="5D215758" w14:textId="77777777" w:rsidTr="00187A74">
        <w:tc>
          <w:tcPr>
            <w:tcW w:w="3240" w:type="dxa"/>
          </w:tcPr>
          <w:p w14:paraId="744D3760" w14:textId="77777777" w:rsidR="005F1648" w:rsidRPr="00CA1699" w:rsidRDefault="005F1648" w:rsidP="00417190">
            <w:pPr>
              <w:jc w:val="center"/>
            </w:pPr>
            <w:r w:rsidRPr="00CA1699">
              <w:lastRenderedPageBreak/>
              <w:t>Test No</w:t>
            </w:r>
          </w:p>
        </w:tc>
        <w:tc>
          <w:tcPr>
            <w:tcW w:w="5400" w:type="dxa"/>
          </w:tcPr>
          <w:p w14:paraId="51524B58" w14:textId="2559B8E9" w:rsidR="005F1648" w:rsidRPr="00CA1699" w:rsidRDefault="00187A74" w:rsidP="00417190">
            <w:pPr>
              <w:jc w:val="center"/>
            </w:pPr>
            <w:r>
              <w:t>5</w:t>
            </w:r>
          </w:p>
        </w:tc>
      </w:tr>
      <w:tr w:rsidR="005F1648" w:rsidRPr="00CA1699" w14:paraId="5F2726FA" w14:textId="77777777" w:rsidTr="00187A74">
        <w:tc>
          <w:tcPr>
            <w:tcW w:w="3240" w:type="dxa"/>
          </w:tcPr>
          <w:p w14:paraId="6320A5C8" w14:textId="77777777" w:rsidR="005F1648" w:rsidRPr="00CA1699" w:rsidRDefault="005F1648" w:rsidP="00417190">
            <w:pPr>
              <w:jc w:val="center"/>
            </w:pPr>
            <w:r w:rsidRPr="00CA1699">
              <w:t>Objective</w:t>
            </w:r>
          </w:p>
        </w:tc>
        <w:tc>
          <w:tcPr>
            <w:tcW w:w="5400" w:type="dxa"/>
          </w:tcPr>
          <w:p w14:paraId="1E7558BA" w14:textId="37647AFF" w:rsidR="00213D5D" w:rsidRDefault="00213D5D" w:rsidP="00417190">
            <w:pPr>
              <w:jc w:val="center"/>
            </w:pPr>
            <w:r>
              <w:t>Clearing debt from inflows</w:t>
            </w:r>
          </w:p>
          <w:p w14:paraId="7684C930" w14:textId="7F31396F" w:rsidR="005F1648" w:rsidRPr="00CA1699" w:rsidRDefault="005F1648" w:rsidP="00417190">
            <w:pPr>
              <w:jc w:val="center"/>
            </w:pPr>
          </w:p>
        </w:tc>
      </w:tr>
      <w:tr w:rsidR="005F1648" w:rsidRPr="00CA1699" w14:paraId="390CC65B" w14:textId="77777777" w:rsidTr="00187A74">
        <w:tc>
          <w:tcPr>
            <w:tcW w:w="3240" w:type="dxa"/>
          </w:tcPr>
          <w:p w14:paraId="7C0F3E6D" w14:textId="77777777" w:rsidR="005F1648" w:rsidRPr="00CA1699" w:rsidRDefault="005F1648" w:rsidP="00417190">
            <w:pPr>
              <w:jc w:val="center"/>
            </w:pPr>
            <w:r w:rsidRPr="00CA1699">
              <w:t>Action</w:t>
            </w:r>
          </w:p>
        </w:tc>
        <w:tc>
          <w:tcPr>
            <w:tcW w:w="5400" w:type="dxa"/>
          </w:tcPr>
          <w:p w14:paraId="6FDAD43B" w14:textId="3DECA248" w:rsidR="005F1648" w:rsidRPr="00CA1699" w:rsidRDefault="005F1648" w:rsidP="00417190">
            <w:pPr>
              <w:jc w:val="center"/>
            </w:pPr>
            <w:r>
              <w:t>The transaction should</w:t>
            </w:r>
            <w:r w:rsidR="00213D5D">
              <w:t xml:space="preserve"> be able to clear debt from inflows.</w:t>
            </w:r>
          </w:p>
        </w:tc>
      </w:tr>
      <w:tr w:rsidR="005F1648" w:rsidRPr="00CA1699" w14:paraId="6FFB4E16" w14:textId="77777777" w:rsidTr="00187A74">
        <w:tc>
          <w:tcPr>
            <w:tcW w:w="3240" w:type="dxa"/>
          </w:tcPr>
          <w:p w14:paraId="3A2272B1" w14:textId="77777777" w:rsidR="005F1648" w:rsidRPr="00CA1699" w:rsidRDefault="005F1648" w:rsidP="00417190">
            <w:pPr>
              <w:jc w:val="center"/>
            </w:pPr>
            <w:r w:rsidRPr="00CA1699">
              <w:t>Expected Result</w:t>
            </w:r>
          </w:p>
        </w:tc>
        <w:tc>
          <w:tcPr>
            <w:tcW w:w="5400" w:type="dxa"/>
          </w:tcPr>
          <w:p w14:paraId="5696BDC7" w14:textId="59C817DF" w:rsidR="005F1648" w:rsidRPr="00CA1699" w:rsidRDefault="005F1648" w:rsidP="00417190">
            <w:pPr>
              <w:jc w:val="center"/>
            </w:pPr>
            <w:r>
              <w:t>The transaction is</w:t>
            </w:r>
            <w:r w:rsidR="00213D5D">
              <w:t xml:space="preserve"> cleared from inflows to manage debt.</w:t>
            </w:r>
          </w:p>
        </w:tc>
      </w:tr>
      <w:tr w:rsidR="005F1648" w:rsidRPr="00CA1699" w14:paraId="6D990234" w14:textId="77777777" w:rsidTr="00187A74">
        <w:tc>
          <w:tcPr>
            <w:tcW w:w="3240" w:type="dxa"/>
          </w:tcPr>
          <w:p w14:paraId="16EF972F" w14:textId="77777777" w:rsidR="005F1648" w:rsidRPr="00CA1699" w:rsidRDefault="005F1648" w:rsidP="00417190">
            <w:pPr>
              <w:jc w:val="center"/>
            </w:pPr>
            <w:r w:rsidRPr="00CA1699">
              <w:t>Actual Result</w:t>
            </w:r>
          </w:p>
        </w:tc>
        <w:tc>
          <w:tcPr>
            <w:tcW w:w="5400" w:type="dxa"/>
          </w:tcPr>
          <w:p w14:paraId="00879CDA" w14:textId="6A0494F4" w:rsidR="005F1648" w:rsidRPr="00CA1699" w:rsidRDefault="00213D5D" w:rsidP="00417190">
            <w:pPr>
              <w:jc w:val="center"/>
            </w:pPr>
            <w:r>
              <w:t>Inflows are maintained and can clear debts.</w:t>
            </w:r>
          </w:p>
        </w:tc>
      </w:tr>
      <w:tr w:rsidR="005F1648" w:rsidRPr="00CA1699" w14:paraId="7352F600" w14:textId="77777777" w:rsidTr="00187A74">
        <w:trPr>
          <w:trHeight w:val="58"/>
        </w:trPr>
        <w:tc>
          <w:tcPr>
            <w:tcW w:w="3240" w:type="dxa"/>
          </w:tcPr>
          <w:p w14:paraId="21F668C6" w14:textId="77777777" w:rsidR="005F1648" w:rsidRPr="00CA1699" w:rsidRDefault="005F1648" w:rsidP="00417190">
            <w:pPr>
              <w:jc w:val="center"/>
            </w:pPr>
            <w:r w:rsidRPr="00CA1699">
              <w:t>Conclusion</w:t>
            </w:r>
          </w:p>
        </w:tc>
        <w:tc>
          <w:tcPr>
            <w:tcW w:w="5400" w:type="dxa"/>
          </w:tcPr>
          <w:p w14:paraId="051E37E5" w14:textId="77777777" w:rsidR="005F1648" w:rsidRPr="00CA1699" w:rsidRDefault="005F1648" w:rsidP="00417190">
            <w:pPr>
              <w:keepNext/>
              <w:jc w:val="center"/>
            </w:pPr>
            <w:r w:rsidRPr="00CA1699">
              <w:t>Test is successful.</w:t>
            </w:r>
          </w:p>
        </w:tc>
      </w:tr>
    </w:tbl>
    <w:p w14:paraId="7B844EB1" w14:textId="77777777" w:rsidR="00213D5D" w:rsidRDefault="00213D5D" w:rsidP="00417190">
      <w:pPr>
        <w:pStyle w:val="Caption"/>
        <w:jc w:val="center"/>
      </w:pPr>
    </w:p>
    <w:p w14:paraId="6E600282" w14:textId="78546786" w:rsidR="005F1648" w:rsidRDefault="00213D5D" w:rsidP="00417190">
      <w:pPr>
        <w:pStyle w:val="Caption"/>
        <w:jc w:val="center"/>
      </w:pPr>
      <w:r>
        <w:t xml:space="preserve">Table </w:t>
      </w:r>
      <w:ins w:id="209" w:author="np01cp4a210128@islingtoncollege.edu.np" w:date="2025-07-29T10:28:00Z">
        <w:r w:rsidR="00B3711A">
          <w:fldChar w:fldCharType="begin"/>
        </w:r>
        <w:r w:rsidR="00B3711A">
          <w:instrText xml:space="preserve"> SEQ Table \* ARABIC </w:instrText>
        </w:r>
      </w:ins>
      <w:r w:rsidR="00B3711A">
        <w:fldChar w:fldCharType="separate"/>
      </w:r>
      <w:ins w:id="210" w:author="np01cp4a210128@islingtoncollege.edu.np" w:date="2025-07-29T10:28:00Z">
        <w:r w:rsidR="00B3711A">
          <w:rPr>
            <w:noProof/>
          </w:rPr>
          <w:t>5</w:t>
        </w:r>
        <w:r w:rsidR="00B3711A">
          <w:fldChar w:fldCharType="end"/>
        </w:r>
      </w:ins>
      <w:del w:id="211"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5</w:delText>
        </w:r>
        <w:r w:rsidR="00007213" w:rsidDel="00B3711A">
          <w:rPr>
            <w:noProof/>
          </w:rPr>
          <w:fldChar w:fldCharType="end"/>
        </w:r>
      </w:del>
      <w:r>
        <w:t xml:space="preserve"> Clearing debts from inflow</w:t>
      </w:r>
    </w:p>
    <w:p w14:paraId="5CCBBD35" w14:textId="755F0566" w:rsidR="001C3421" w:rsidRPr="001C3421" w:rsidRDefault="001C3421" w:rsidP="001C3421">
      <w:r w:rsidRPr="001C3421">
        <w:rPr>
          <w:noProof/>
        </w:rPr>
        <w:drawing>
          <wp:inline distT="0" distB="0" distL="0" distR="0" wp14:anchorId="595F1DDA" wp14:editId="353DFE7F">
            <wp:extent cx="5943600" cy="813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813435"/>
                    </a:xfrm>
                    <a:prstGeom prst="rect">
                      <a:avLst/>
                    </a:prstGeom>
                  </pic:spPr>
                </pic:pic>
              </a:graphicData>
            </a:graphic>
          </wp:inline>
        </w:drawing>
      </w:r>
    </w:p>
    <w:tbl>
      <w:tblPr>
        <w:tblStyle w:val="TableGridLight"/>
        <w:tblW w:w="0" w:type="auto"/>
        <w:tblLook w:val="04A0" w:firstRow="1" w:lastRow="0" w:firstColumn="1" w:lastColumn="0" w:noHBand="0" w:noVBand="1"/>
      </w:tblPr>
      <w:tblGrid>
        <w:gridCol w:w="3240"/>
        <w:gridCol w:w="5400"/>
      </w:tblGrid>
      <w:tr w:rsidR="00EA0D23" w:rsidRPr="00CA1699" w14:paraId="6D01F656" w14:textId="77777777" w:rsidTr="00187A74">
        <w:tc>
          <w:tcPr>
            <w:tcW w:w="3240" w:type="dxa"/>
          </w:tcPr>
          <w:p w14:paraId="1ED5A4EC" w14:textId="77777777" w:rsidR="00EA0D23" w:rsidRPr="00CA1699" w:rsidRDefault="00EA0D23" w:rsidP="00484571">
            <w:pPr>
              <w:jc w:val="center"/>
            </w:pPr>
            <w:r w:rsidRPr="00CA1699">
              <w:t>Test No</w:t>
            </w:r>
          </w:p>
        </w:tc>
        <w:tc>
          <w:tcPr>
            <w:tcW w:w="5400" w:type="dxa"/>
          </w:tcPr>
          <w:p w14:paraId="0524BA0B" w14:textId="69FDD3AD" w:rsidR="00EA0D23" w:rsidRPr="00CA1699" w:rsidRDefault="00187A74" w:rsidP="00484571">
            <w:pPr>
              <w:jc w:val="center"/>
            </w:pPr>
            <w:r>
              <w:t>6</w:t>
            </w:r>
          </w:p>
        </w:tc>
      </w:tr>
      <w:tr w:rsidR="00EA0D23" w:rsidRPr="00CA1699" w14:paraId="17A681C0" w14:textId="77777777" w:rsidTr="00187A74">
        <w:tc>
          <w:tcPr>
            <w:tcW w:w="3240" w:type="dxa"/>
          </w:tcPr>
          <w:p w14:paraId="7F541FE0" w14:textId="77777777" w:rsidR="00EA0D23" w:rsidRPr="00CA1699" w:rsidRDefault="00EA0D23" w:rsidP="00484571">
            <w:pPr>
              <w:jc w:val="center"/>
            </w:pPr>
            <w:r w:rsidRPr="00CA1699">
              <w:t>Objective</w:t>
            </w:r>
          </w:p>
        </w:tc>
        <w:tc>
          <w:tcPr>
            <w:tcW w:w="5400" w:type="dxa"/>
          </w:tcPr>
          <w:p w14:paraId="5957BE19" w14:textId="6D81A665" w:rsidR="00EA0D23" w:rsidRDefault="00EA0D23" w:rsidP="00484571">
            <w:pPr>
              <w:jc w:val="center"/>
            </w:pPr>
            <w:r>
              <w:t>Highlight pending debts</w:t>
            </w:r>
          </w:p>
          <w:p w14:paraId="1624AA50" w14:textId="77777777" w:rsidR="00EA0D23" w:rsidRPr="00CA1699" w:rsidRDefault="00EA0D23" w:rsidP="00484571">
            <w:pPr>
              <w:jc w:val="center"/>
            </w:pPr>
          </w:p>
        </w:tc>
      </w:tr>
      <w:tr w:rsidR="00EA0D23" w:rsidRPr="00CA1699" w14:paraId="532AE175" w14:textId="77777777" w:rsidTr="00187A74">
        <w:tc>
          <w:tcPr>
            <w:tcW w:w="3240" w:type="dxa"/>
          </w:tcPr>
          <w:p w14:paraId="69CC6F8D" w14:textId="77777777" w:rsidR="00EA0D23" w:rsidRPr="00CA1699" w:rsidRDefault="00EA0D23" w:rsidP="00484571">
            <w:pPr>
              <w:jc w:val="center"/>
            </w:pPr>
            <w:r w:rsidRPr="00CA1699">
              <w:t>Action</w:t>
            </w:r>
          </w:p>
        </w:tc>
        <w:tc>
          <w:tcPr>
            <w:tcW w:w="5400" w:type="dxa"/>
          </w:tcPr>
          <w:p w14:paraId="62E05507" w14:textId="085A1C57" w:rsidR="00EA0D23" w:rsidRPr="00CA1699" w:rsidRDefault="00EA0D23" w:rsidP="00484571">
            <w:pPr>
              <w:jc w:val="center"/>
            </w:pPr>
            <w:r>
              <w:t>The transaction shows all the pending debts.</w:t>
            </w:r>
          </w:p>
        </w:tc>
      </w:tr>
      <w:tr w:rsidR="00EA0D23" w:rsidRPr="00CA1699" w14:paraId="4B4AB714" w14:textId="77777777" w:rsidTr="00187A74">
        <w:tc>
          <w:tcPr>
            <w:tcW w:w="3240" w:type="dxa"/>
          </w:tcPr>
          <w:p w14:paraId="2F181F45" w14:textId="77777777" w:rsidR="00EA0D23" w:rsidRPr="00CA1699" w:rsidRDefault="00EA0D23" w:rsidP="00484571">
            <w:pPr>
              <w:jc w:val="center"/>
            </w:pPr>
            <w:r w:rsidRPr="00CA1699">
              <w:t>Expected Result</w:t>
            </w:r>
          </w:p>
        </w:tc>
        <w:tc>
          <w:tcPr>
            <w:tcW w:w="5400" w:type="dxa"/>
          </w:tcPr>
          <w:p w14:paraId="4B7464C5" w14:textId="0DB1699E" w:rsidR="00EA0D23" w:rsidRPr="00CA1699" w:rsidRDefault="00EA0D23" w:rsidP="00484571">
            <w:pPr>
              <w:jc w:val="center"/>
            </w:pPr>
            <w:r>
              <w:t>The transaction list displays all pending debts.</w:t>
            </w:r>
          </w:p>
        </w:tc>
      </w:tr>
      <w:tr w:rsidR="00EA0D23" w:rsidRPr="00CA1699" w14:paraId="0B1F5692" w14:textId="77777777" w:rsidTr="00187A74">
        <w:tc>
          <w:tcPr>
            <w:tcW w:w="3240" w:type="dxa"/>
          </w:tcPr>
          <w:p w14:paraId="0C5E481F" w14:textId="77777777" w:rsidR="00EA0D23" w:rsidRPr="00CA1699" w:rsidRDefault="00EA0D23" w:rsidP="00484571">
            <w:pPr>
              <w:jc w:val="center"/>
            </w:pPr>
            <w:r w:rsidRPr="00CA1699">
              <w:t>Actual Result</w:t>
            </w:r>
          </w:p>
        </w:tc>
        <w:tc>
          <w:tcPr>
            <w:tcW w:w="5400" w:type="dxa"/>
          </w:tcPr>
          <w:p w14:paraId="1801762D" w14:textId="506E93D7" w:rsidR="00EA0D23" w:rsidRPr="00CA1699" w:rsidRDefault="00EA0D23" w:rsidP="00484571">
            <w:pPr>
              <w:jc w:val="center"/>
            </w:pPr>
            <w:r>
              <w:t>The pending debts are highlighted.</w:t>
            </w:r>
          </w:p>
        </w:tc>
      </w:tr>
      <w:tr w:rsidR="00EA0D23" w:rsidRPr="00CA1699" w14:paraId="5BE3D4F8" w14:textId="77777777" w:rsidTr="00187A74">
        <w:trPr>
          <w:trHeight w:val="58"/>
        </w:trPr>
        <w:tc>
          <w:tcPr>
            <w:tcW w:w="3240" w:type="dxa"/>
          </w:tcPr>
          <w:p w14:paraId="4C48D7AF" w14:textId="77777777" w:rsidR="00EA0D23" w:rsidRPr="00CA1699" w:rsidRDefault="00EA0D23" w:rsidP="00484571">
            <w:pPr>
              <w:jc w:val="center"/>
            </w:pPr>
            <w:r w:rsidRPr="00CA1699">
              <w:t>Conclusion</w:t>
            </w:r>
          </w:p>
        </w:tc>
        <w:tc>
          <w:tcPr>
            <w:tcW w:w="5400" w:type="dxa"/>
          </w:tcPr>
          <w:p w14:paraId="21873AB4" w14:textId="77777777" w:rsidR="00EA0D23" w:rsidRPr="00CA1699" w:rsidRDefault="00EA0D23" w:rsidP="00484571">
            <w:pPr>
              <w:keepNext/>
              <w:jc w:val="center"/>
            </w:pPr>
            <w:r w:rsidRPr="00CA1699">
              <w:t>Test is successful.</w:t>
            </w:r>
          </w:p>
        </w:tc>
      </w:tr>
    </w:tbl>
    <w:p w14:paraId="00C4214D" w14:textId="77777777" w:rsidR="00EA0D23" w:rsidRDefault="00EA0D23" w:rsidP="00484571">
      <w:pPr>
        <w:pStyle w:val="Caption"/>
        <w:jc w:val="center"/>
      </w:pPr>
    </w:p>
    <w:p w14:paraId="7272F61C" w14:textId="6A4EBC04" w:rsidR="00EA0D23" w:rsidRDefault="00EA0D23" w:rsidP="00484571">
      <w:pPr>
        <w:pStyle w:val="Caption"/>
        <w:jc w:val="center"/>
      </w:pPr>
      <w:r>
        <w:t xml:space="preserve">Table </w:t>
      </w:r>
      <w:ins w:id="212" w:author="np01cp4a210128@islingtoncollege.edu.np" w:date="2025-07-29T10:28:00Z">
        <w:r w:rsidR="00B3711A">
          <w:fldChar w:fldCharType="begin"/>
        </w:r>
        <w:r w:rsidR="00B3711A">
          <w:instrText xml:space="preserve"> SEQ Table \* ARABIC </w:instrText>
        </w:r>
      </w:ins>
      <w:r w:rsidR="00B3711A">
        <w:fldChar w:fldCharType="separate"/>
      </w:r>
      <w:ins w:id="213" w:author="np01cp4a210128@islingtoncollege.edu.np" w:date="2025-07-29T10:28:00Z">
        <w:r w:rsidR="00B3711A">
          <w:rPr>
            <w:noProof/>
          </w:rPr>
          <w:t>6</w:t>
        </w:r>
        <w:r w:rsidR="00B3711A">
          <w:fldChar w:fldCharType="end"/>
        </w:r>
      </w:ins>
      <w:del w:id="214"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6</w:delText>
        </w:r>
        <w:r w:rsidR="00007213" w:rsidDel="00B3711A">
          <w:rPr>
            <w:noProof/>
          </w:rPr>
          <w:fldChar w:fldCharType="end"/>
        </w:r>
      </w:del>
      <w:r>
        <w:t xml:space="preserve"> Highlight pending debts</w:t>
      </w:r>
    </w:p>
    <w:p w14:paraId="166DBAA4" w14:textId="0A9DD4DD" w:rsidR="00365B64" w:rsidRDefault="00365B64" w:rsidP="00EE26B1">
      <w:pPr>
        <w:jc w:val="both"/>
      </w:pPr>
    </w:p>
    <w:p w14:paraId="2F6BD9CD" w14:textId="77777777" w:rsidR="001B1492" w:rsidRDefault="001B1492" w:rsidP="001B1492">
      <w:pPr>
        <w:keepNext/>
        <w:jc w:val="center"/>
      </w:pPr>
      <w:r w:rsidRPr="001B1492">
        <w:rPr>
          <w:noProof/>
        </w:rPr>
        <w:drawing>
          <wp:inline distT="0" distB="0" distL="0" distR="0" wp14:anchorId="07E2418E" wp14:editId="04FE689E">
            <wp:extent cx="5943600" cy="6337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633730"/>
                    </a:xfrm>
                    <a:prstGeom prst="rect">
                      <a:avLst/>
                    </a:prstGeom>
                  </pic:spPr>
                </pic:pic>
              </a:graphicData>
            </a:graphic>
          </wp:inline>
        </w:drawing>
      </w:r>
    </w:p>
    <w:p w14:paraId="63FBC700" w14:textId="04B7ABE4" w:rsidR="00365B64" w:rsidRDefault="001B1492" w:rsidP="001B1492">
      <w:pPr>
        <w:pStyle w:val="Caption"/>
        <w:jc w:val="center"/>
      </w:pPr>
      <w:r>
        <w:t xml:space="preserve">Figure </w:t>
      </w:r>
      <w:r w:rsidR="00007213">
        <w:fldChar w:fldCharType="begin"/>
      </w:r>
      <w:r w:rsidR="00007213">
        <w:instrText xml:space="preserve"> SEQ Figure \* ARABIC </w:instrText>
      </w:r>
      <w:r w:rsidR="00007213">
        <w:fldChar w:fldCharType="separate"/>
      </w:r>
      <w:ins w:id="215" w:author="np01cp4a210128@islingtoncollege.edu.np" w:date="2025-07-29T12:31:00Z">
        <w:r w:rsidR="00A90213">
          <w:rPr>
            <w:noProof/>
          </w:rPr>
          <w:t>58</w:t>
        </w:r>
      </w:ins>
      <w:del w:id="216" w:author="np01cp4a210128@islingtoncollege.edu.np" w:date="2025-07-29T11:47:00Z">
        <w:r w:rsidR="00B3711A" w:rsidDel="000400F0">
          <w:rPr>
            <w:noProof/>
          </w:rPr>
          <w:delText>55</w:delText>
        </w:r>
      </w:del>
      <w:r w:rsidR="00007213">
        <w:rPr>
          <w:noProof/>
        </w:rPr>
        <w:fldChar w:fldCharType="end"/>
      </w:r>
      <w:r>
        <w:t xml:space="preserve"> highlighting pending debts</w:t>
      </w:r>
    </w:p>
    <w:p w14:paraId="32ADDD85" w14:textId="53180877" w:rsidR="00365B64" w:rsidRDefault="00365B64" w:rsidP="00EE26B1">
      <w:pPr>
        <w:jc w:val="both"/>
      </w:pPr>
    </w:p>
    <w:p w14:paraId="5C098C34" w14:textId="54BCCF7E" w:rsidR="00365B64" w:rsidDel="00311457" w:rsidRDefault="00365B64" w:rsidP="00EE26B1">
      <w:pPr>
        <w:jc w:val="both"/>
        <w:rPr>
          <w:del w:id="217" w:author="np01cp4a210128@islingtoncollege.edu.np" w:date="2025-07-29T10:12:00Z"/>
        </w:rPr>
      </w:pPr>
    </w:p>
    <w:p w14:paraId="6A70FBB9" w14:textId="77777777" w:rsidR="00311457" w:rsidRDefault="00311457" w:rsidP="00EE26B1">
      <w:pPr>
        <w:jc w:val="both"/>
        <w:rPr>
          <w:ins w:id="218" w:author="np01cp4a210128@islingtoncollege.edu.np" w:date="2025-07-29T10:12:00Z"/>
        </w:rPr>
      </w:pPr>
    </w:p>
    <w:p w14:paraId="5431B5A5" w14:textId="121255E8" w:rsidR="00417190" w:rsidDel="00311457" w:rsidRDefault="00417190" w:rsidP="00EE26B1">
      <w:pPr>
        <w:jc w:val="both"/>
        <w:rPr>
          <w:del w:id="219" w:author="np01cp4a210128@islingtoncollege.edu.np" w:date="2025-07-29T10:12:00Z"/>
        </w:rPr>
      </w:pPr>
    </w:p>
    <w:p w14:paraId="64766C63" w14:textId="2E28FA44" w:rsidR="00417190" w:rsidDel="00311457" w:rsidRDefault="00417190" w:rsidP="00EE26B1">
      <w:pPr>
        <w:jc w:val="both"/>
        <w:rPr>
          <w:del w:id="220" w:author="np01cp4a210128@islingtoncollege.edu.np" w:date="2025-07-29T10:12:00Z"/>
        </w:rPr>
      </w:pPr>
    </w:p>
    <w:p w14:paraId="7515D68C" w14:textId="61D49C83" w:rsidR="00417190" w:rsidDel="00311457" w:rsidRDefault="00417190" w:rsidP="00EE26B1">
      <w:pPr>
        <w:jc w:val="both"/>
        <w:rPr>
          <w:del w:id="221" w:author="np01cp4a210128@islingtoncollege.edu.np" w:date="2025-07-29T10:12:00Z"/>
        </w:rPr>
      </w:pPr>
    </w:p>
    <w:p w14:paraId="34853DE9" w14:textId="76A4D1D5" w:rsidR="00417190" w:rsidDel="00311457" w:rsidRDefault="00417190" w:rsidP="00EE26B1">
      <w:pPr>
        <w:jc w:val="both"/>
        <w:rPr>
          <w:del w:id="222" w:author="np01cp4a210128@islingtoncollege.edu.np" w:date="2025-07-29T10:12:00Z"/>
        </w:rPr>
      </w:pPr>
    </w:p>
    <w:p w14:paraId="2C12CF71" w14:textId="68ACEDA7" w:rsidR="00417190" w:rsidDel="00311457" w:rsidRDefault="00417190" w:rsidP="00EE26B1">
      <w:pPr>
        <w:jc w:val="both"/>
        <w:rPr>
          <w:del w:id="223" w:author="np01cp4a210128@islingtoncollege.edu.np" w:date="2025-07-29T10:12:00Z"/>
        </w:rPr>
      </w:pPr>
    </w:p>
    <w:p w14:paraId="4D260412" w14:textId="46770FAA" w:rsidR="00417190" w:rsidRDefault="00417190" w:rsidP="00EE26B1">
      <w:pPr>
        <w:jc w:val="both"/>
      </w:pPr>
    </w:p>
    <w:p w14:paraId="487079DC" w14:textId="256E442B" w:rsidR="00365B64" w:rsidRDefault="00365B64" w:rsidP="00EE26B1">
      <w:pPr>
        <w:jc w:val="both"/>
      </w:pPr>
    </w:p>
    <w:p w14:paraId="1239DBB9" w14:textId="0FB39C77" w:rsidR="00417190" w:rsidRDefault="00417190" w:rsidP="00EE26B1">
      <w:pPr>
        <w:jc w:val="both"/>
        <w:rPr>
          <w:ins w:id="224" w:author="np01cp4a210128@islingtoncollege.edu.np" w:date="2025-07-29T12:12:00Z"/>
        </w:rPr>
      </w:pPr>
    </w:p>
    <w:p w14:paraId="788629C3" w14:textId="62FBF681" w:rsidR="00FC23BE" w:rsidRDefault="00FC23BE" w:rsidP="00EE26B1">
      <w:pPr>
        <w:jc w:val="both"/>
        <w:rPr>
          <w:ins w:id="225" w:author="np01cp4a210128@islingtoncollege.edu.np" w:date="2025-07-29T12:12:00Z"/>
        </w:rPr>
      </w:pPr>
    </w:p>
    <w:p w14:paraId="772C8D26" w14:textId="77777777" w:rsidR="00FC23BE" w:rsidRPr="00365B64" w:rsidRDefault="00FC23BE" w:rsidP="00EE26B1">
      <w:pPr>
        <w:jc w:val="both"/>
      </w:pPr>
    </w:p>
    <w:tbl>
      <w:tblPr>
        <w:tblStyle w:val="TableGridLight"/>
        <w:tblW w:w="0" w:type="auto"/>
        <w:tblLook w:val="04A0" w:firstRow="1" w:lastRow="0" w:firstColumn="1" w:lastColumn="0" w:noHBand="0" w:noVBand="1"/>
      </w:tblPr>
      <w:tblGrid>
        <w:gridCol w:w="3240"/>
        <w:gridCol w:w="5400"/>
      </w:tblGrid>
      <w:tr w:rsidR="00365B64" w:rsidRPr="00CA1699" w14:paraId="6A3CDED4" w14:textId="77777777" w:rsidTr="00187A74">
        <w:tc>
          <w:tcPr>
            <w:tcW w:w="3240" w:type="dxa"/>
          </w:tcPr>
          <w:p w14:paraId="2DF7EB5F" w14:textId="77777777" w:rsidR="00365B64" w:rsidRPr="00CA1699" w:rsidRDefault="00365B64" w:rsidP="00FC23BE">
            <w:pPr>
              <w:jc w:val="center"/>
              <w:pPrChange w:id="226" w:author="np01cp4a210128@islingtoncollege.edu.np" w:date="2025-07-29T12:12:00Z">
                <w:pPr>
                  <w:jc w:val="both"/>
                </w:pPr>
              </w:pPrChange>
            </w:pPr>
            <w:r w:rsidRPr="00CA1699">
              <w:lastRenderedPageBreak/>
              <w:t>Test No</w:t>
            </w:r>
          </w:p>
        </w:tc>
        <w:tc>
          <w:tcPr>
            <w:tcW w:w="5400" w:type="dxa"/>
          </w:tcPr>
          <w:p w14:paraId="1B0D59DB" w14:textId="499506D8" w:rsidR="00365B64" w:rsidRPr="00CA1699" w:rsidRDefault="00187A74" w:rsidP="00FC23BE">
            <w:pPr>
              <w:jc w:val="center"/>
              <w:pPrChange w:id="227" w:author="np01cp4a210128@islingtoncollege.edu.np" w:date="2025-07-29T12:12:00Z">
                <w:pPr>
                  <w:jc w:val="both"/>
                </w:pPr>
              </w:pPrChange>
            </w:pPr>
            <w:r>
              <w:t>7</w:t>
            </w:r>
          </w:p>
        </w:tc>
      </w:tr>
      <w:tr w:rsidR="00365B64" w:rsidRPr="00CA1699" w14:paraId="1D91C6AA" w14:textId="77777777" w:rsidTr="00187A74">
        <w:tc>
          <w:tcPr>
            <w:tcW w:w="3240" w:type="dxa"/>
          </w:tcPr>
          <w:p w14:paraId="3C3D54AA" w14:textId="77777777" w:rsidR="00365B64" w:rsidRPr="00CA1699" w:rsidRDefault="00365B64" w:rsidP="00FC23BE">
            <w:pPr>
              <w:jc w:val="center"/>
              <w:pPrChange w:id="228" w:author="np01cp4a210128@islingtoncollege.edu.np" w:date="2025-07-29T12:12:00Z">
                <w:pPr>
                  <w:jc w:val="both"/>
                </w:pPr>
              </w:pPrChange>
            </w:pPr>
            <w:r w:rsidRPr="00CA1699">
              <w:t>Objective</w:t>
            </w:r>
          </w:p>
        </w:tc>
        <w:tc>
          <w:tcPr>
            <w:tcW w:w="5400" w:type="dxa"/>
          </w:tcPr>
          <w:p w14:paraId="34F0A7A0" w14:textId="77777777" w:rsidR="00365B64" w:rsidRDefault="00365B64" w:rsidP="00FC23BE">
            <w:pPr>
              <w:jc w:val="center"/>
              <w:pPrChange w:id="229" w:author="np01cp4a210128@islingtoncollege.edu.np" w:date="2025-07-29T12:12:00Z">
                <w:pPr>
                  <w:jc w:val="both"/>
                </w:pPr>
              </w:pPrChange>
            </w:pPr>
            <w:r>
              <w:t>Ability to add custom or existing tags/labels to a transaction</w:t>
            </w:r>
          </w:p>
          <w:p w14:paraId="683392C0" w14:textId="77777777" w:rsidR="00365B64" w:rsidRPr="00CA1699" w:rsidRDefault="00365B64" w:rsidP="00FC23BE">
            <w:pPr>
              <w:jc w:val="center"/>
              <w:pPrChange w:id="230" w:author="np01cp4a210128@islingtoncollege.edu.np" w:date="2025-07-29T12:12:00Z">
                <w:pPr>
                  <w:jc w:val="both"/>
                </w:pPr>
              </w:pPrChange>
            </w:pPr>
          </w:p>
        </w:tc>
      </w:tr>
      <w:tr w:rsidR="00365B64" w:rsidRPr="00CA1699" w14:paraId="11A2124D" w14:textId="77777777" w:rsidTr="00187A74">
        <w:tc>
          <w:tcPr>
            <w:tcW w:w="3240" w:type="dxa"/>
          </w:tcPr>
          <w:p w14:paraId="7C7F2558" w14:textId="77777777" w:rsidR="00365B64" w:rsidRPr="00CA1699" w:rsidRDefault="00365B64" w:rsidP="00FC23BE">
            <w:pPr>
              <w:jc w:val="center"/>
              <w:pPrChange w:id="231" w:author="np01cp4a210128@islingtoncollege.edu.np" w:date="2025-07-29T12:12:00Z">
                <w:pPr>
                  <w:jc w:val="both"/>
                </w:pPr>
              </w:pPrChange>
            </w:pPr>
            <w:r w:rsidRPr="00CA1699">
              <w:t>Action</w:t>
            </w:r>
          </w:p>
        </w:tc>
        <w:tc>
          <w:tcPr>
            <w:tcW w:w="5400" w:type="dxa"/>
          </w:tcPr>
          <w:p w14:paraId="34C8AD03" w14:textId="122BBD55" w:rsidR="00365B64" w:rsidRPr="00CA1699" w:rsidRDefault="00365B64" w:rsidP="00FC23BE">
            <w:pPr>
              <w:jc w:val="center"/>
              <w:pPrChange w:id="232" w:author="np01cp4a210128@islingtoncollege.edu.np" w:date="2025-07-29T12:12:00Z">
                <w:pPr>
                  <w:jc w:val="both"/>
                </w:pPr>
              </w:pPrChange>
            </w:pPr>
            <w:r>
              <w:t>The transaction should be able to add the custom or default existing tags to the transaction.</w:t>
            </w:r>
          </w:p>
        </w:tc>
      </w:tr>
      <w:tr w:rsidR="00365B64" w:rsidRPr="00CA1699" w14:paraId="6709D41F" w14:textId="77777777" w:rsidTr="00187A74">
        <w:tc>
          <w:tcPr>
            <w:tcW w:w="3240" w:type="dxa"/>
          </w:tcPr>
          <w:p w14:paraId="11A4CF05" w14:textId="77777777" w:rsidR="00365B64" w:rsidRPr="00CA1699" w:rsidRDefault="00365B64" w:rsidP="00FC23BE">
            <w:pPr>
              <w:jc w:val="center"/>
              <w:pPrChange w:id="233" w:author="np01cp4a210128@islingtoncollege.edu.np" w:date="2025-07-29T12:12:00Z">
                <w:pPr>
                  <w:jc w:val="both"/>
                </w:pPr>
              </w:pPrChange>
            </w:pPr>
            <w:r w:rsidRPr="00CA1699">
              <w:t>Expected Result</w:t>
            </w:r>
          </w:p>
        </w:tc>
        <w:tc>
          <w:tcPr>
            <w:tcW w:w="5400" w:type="dxa"/>
          </w:tcPr>
          <w:p w14:paraId="7AA6AB62" w14:textId="15A87332" w:rsidR="00365B64" w:rsidRPr="00CA1699" w:rsidRDefault="00365B64" w:rsidP="00FC23BE">
            <w:pPr>
              <w:jc w:val="center"/>
              <w:pPrChange w:id="234" w:author="np01cp4a210128@islingtoncollege.edu.np" w:date="2025-07-29T12:12:00Z">
                <w:pPr>
                  <w:jc w:val="both"/>
                </w:pPr>
              </w:pPrChange>
            </w:pPr>
            <w:r>
              <w:t>The transaction contains the tags which can identify the transaction.</w:t>
            </w:r>
          </w:p>
        </w:tc>
      </w:tr>
      <w:tr w:rsidR="00365B64" w:rsidRPr="00CA1699" w14:paraId="657047F3" w14:textId="77777777" w:rsidTr="00187A74">
        <w:tc>
          <w:tcPr>
            <w:tcW w:w="3240" w:type="dxa"/>
          </w:tcPr>
          <w:p w14:paraId="7F1B9D79" w14:textId="77777777" w:rsidR="00365B64" w:rsidRPr="00CA1699" w:rsidRDefault="00365B64" w:rsidP="00FC23BE">
            <w:pPr>
              <w:jc w:val="center"/>
              <w:pPrChange w:id="235" w:author="np01cp4a210128@islingtoncollege.edu.np" w:date="2025-07-29T12:12:00Z">
                <w:pPr>
                  <w:jc w:val="both"/>
                </w:pPr>
              </w:pPrChange>
            </w:pPr>
            <w:r w:rsidRPr="00CA1699">
              <w:t>Actual Result</w:t>
            </w:r>
          </w:p>
        </w:tc>
        <w:tc>
          <w:tcPr>
            <w:tcW w:w="5400" w:type="dxa"/>
          </w:tcPr>
          <w:p w14:paraId="61752098" w14:textId="60AB4F22" w:rsidR="00365B64" w:rsidRPr="00CA1699" w:rsidRDefault="00365B64" w:rsidP="00FC23BE">
            <w:pPr>
              <w:jc w:val="center"/>
              <w:pPrChange w:id="236" w:author="np01cp4a210128@islingtoncollege.edu.np" w:date="2025-07-29T12:12:00Z">
                <w:pPr>
                  <w:jc w:val="both"/>
                </w:pPr>
              </w:pPrChange>
            </w:pPr>
            <w:r>
              <w:t>The default tags or custom tags can be used to identify the transaction.</w:t>
            </w:r>
          </w:p>
        </w:tc>
      </w:tr>
      <w:tr w:rsidR="00365B64" w:rsidRPr="00CA1699" w14:paraId="06FC0B8D" w14:textId="77777777" w:rsidTr="00187A74">
        <w:trPr>
          <w:trHeight w:val="58"/>
        </w:trPr>
        <w:tc>
          <w:tcPr>
            <w:tcW w:w="3240" w:type="dxa"/>
          </w:tcPr>
          <w:p w14:paraId="1F85223A" w14:textId="77777777" w:rsidR="00365B64" w:rsidRPr="00CA1699" w:rsidRDefault="00365B64" w:rsidP="00FC23BE">
            <w:pPr>
              <w:jc w:val="center"/>
              <w:pPrChange w:id="237" w:author="np01cp4a210128@islingtoncollege.edu.np" w:date="2025-07-29T12:12:00Z">
                <w:pPr>
                  <w:jc w:val="both"/>
                </w:pPr>
              </w:pPrChange>
            </w:pPr>
            <w:r w:rsidRPr="00CA1699">
              <w:t>Conclusion</w:t>
            </w:r>
          </w:p>
        </w:tc>
        <w:tc>
          <w:tcPr>
            <w:tcW w:w="5400" w:type="dxa"/>
          </w:tcPr>
          <w:p w14:paraId="517EC297" w14:textId="77777777" w:rsidR="00365B64" w:rsidRPr="00CA1699" w:rsidRDefault="00365B64" w:rsidP="00FC23BE">
            <w:pPr>
              <w:keepNext/>
              <w:jc w:val="center"/>
              <w:pPrChange w:id="238" w:author="np01cp4a210128@islingtoncollege.edu.np" w:date="2025-07-29T12:12:00Z">
                <w:pPr>
                  <w:keepNext/>
                  <w:jc w:val="both"/>
                </w:pPr>
              </w:pPrChange>
            </w:pPr>
            <w:r w:rsidRPr="00CA1699">
              <w:t>Test is successful.</w:t>
            </w:r>
          </w:p>
        </w:tc>
      </w:tr>
    </w:tbl>
    <w:p w14:paraId="59D5F233" w14:textId="77777777" w:rsidR="00365B64" w:rsidRDefault="00365B64" w:rsidP="00FC23BE">
      <w:pPr>
        <w:pStyle w:val="Caption"/>
        <w:jc w:val="center"/>
        <w:pPrChange w:id="239" w:author="np01cp4a210128@islingtoncollege.edu.np" w:date="2025-07-29T12:12:00Z">
          <w:pPr>
            <w:pStyle w:val="Caption"/>
            <w:jc w:val="both"/>
          </w:pPr>
        </w:pPrChange>
      </w:pPr>
    </w:p>
    <w:p w14:paraId="195D5E50" w14:textId="236500E7" w:rsidR="00365B64" w:rsidRDefault="00365B64" w:rsidP="00FC23BE">
      <w:pPr>
        <w:pStyle w:val="Caption"/>
        <w:jc w:val="center"/>
        <w:rPr>
          <w:ins w:id="240" w:author="np01cp4a210128@islingtoncollege.edu.np" w:date="2025-07-29T10:13:00Z"/>
        </w:rPr>
      </w:pPr>
      <w:r>
        <w:t xml:space="preserve">Table </w:t>
      </w:r>
      <w:ins w:id="241" w:author="np01cp4a210128@islingtoncollege.edu.np" w:date="2025-07-29T10:28:00Z">
        <w:r w:rsidR="00B3711A">
          <w:fldChar w:fldCharType="begin"/>
        </w:r>
        <w:r w:rsidR="00B3711A">
          <w:instrText xml:space="preserve"> SEQ Table \* ARABIC </w:instrText>
        </w:r>
      </w:ins>
      <w:r w:rsidR="00B3711A">
        <w:fldChar w:fldCharType="separate"/>
      </w:r>
      <w:ins w:id="242" w:author="np01cp4a210128@islingtoncollege.edu.np" w:date="2025-07-29T10:28:00Z">
        <w:r w:rsidR="00B3711A">
          <w:rPr>
            <w:noProof/>
          </w:rPr>
          <w:t>7</w:t>
        </w:r>
        <w:r w:rsidR="00B3711A">
          <w:fldChar w:fldCharType="end"/>
        </w:r>
      </w:ins>
      <w:del w:id="243"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7</w:delText>
        </w:r>
        <w:r w:rsidR="00007213" w:rsidDel="00B3711A">
          <w:rPr>
            <w:noProof/>
          </w:rPr>
          <w:fldChar w:fldCharType="end"/>
        </w:r>
      </w:del>
      <w:r>
        <w:t xml:space="preserve"> Adding custom or existing tags</w:t>
      </w:r>
    </w:p>
    <w:p w14:paraId="68D907C8" w14:textId="77777777" w:rsidR="00470D9D" w:rsidRDefault="00470D9D" w:rsidP="00F46B43">
      <w:pPr>
        <w:keepNext/>
        <w:jc w:val="center"/>
        <w:rPr>
          <w:ins w:id="244" w:author="np01cp4a210128@islingtoncollege.edu.np" w:date="2025-07-29T10:18:00Z"/>
        </w:rPr>
        <w:pPrChange w:id="245" w:author="np01cp4a210128@islingtoncollege.edu.np" w:date="2025-07-29T10:20:00Z">
          <w:pPr/>
        </w:pPrChange>
      </w:pPr>
      <w:ins w:id="246" w:author="np01cp4a210128@islingtoncollege.edu.np" w:date="2025-07-29T10:18:00Z">
        <w:r w:rsidRPr="00470D9D">
          <w:drawing>
            <wp:inline distT="0" distB="0" distL="0" distR="0" wp14:anchorId="0F2FE149" wp14:editId="70F0F00A">
              <wp:extent cx="5943600" cy="45129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512945"/>
                      </a:xfrm>
                      <a:prstGeom prst="rect">
                        <a:avLst/>
                      </a:prstGeom>
                    </pic:spPr>
                  </pic:pic>
                </a:graphicData>
              </a:graphic>
            </wp:inline>
          </w:drawing>
        </w:r>
      </w:ins>
    </w:p>
    <w:p w14:paraId="7A518851" w14:textId="3DB881CB" w:rsidR="00470D9D" w:rsidRDefault="00470D9D" w:rsidP="00F46B43">
      <w:pPr>
        <w:pStyle w:val="Caption"/>
        <w:jc w:val="center"/>
        <w:rPr>
          <w:ins w:id="247" w:author="np01cp4a210128@islingtoncollege.edu.np" w:date="2025-07-29T10:19:00Z"/>
        </w:rPr>
        <w:pPrChange w:id="248" w:author="np01cp4a210128@islingtoncollege.edu.np" w:date="2025-07-29T10:20:00Z">
          <w:pPr>
            <w:pStyle w:val="Caption"/>
          </w:pPr>
        </w:pPrChange>
      </w:pPr>
      <w:ins w:id="249" w:author="np01cp4a210128@islingtoncollege.edu.np" w:date="2025-07-29T10:18:00Z">
        <w:r>
          <w:t xml:space="preserve">Figure </w:t>
        </w:r>
        <w:r>
          <w:fldChar w:fldCharType="begin"/>
        </w:r>
        <w:r>
          <w:instrText xml:space="preserve"> SEQ Figure \* ARABIC </w:instrText>
        </w:r>
      </w:ins>
      <w:r>
        <w:fldChar w:fldCharType="separate"/>
      </w:r>
      <w:ins w:id="250" w:author="np01cp4a210128@islingtoncollege.edu.np" w:date="2025-07-29T12:31:00Z">
        <w:r w:rsidR="00A90213">
          <w:rPr>
            <w:noProof/>
          </w:rPr>
          <w:t>59</w:t>
        </w:r>
      </w:ins>
      <w:ins w:id="251" w:author="np01cp4a210128@islingtoncollege.edu.np" w:date="2025-07-29T10:18:00Z">
        <w:r>
          <w:fldChar w:fldCharType="end"/>
        </w:r>
        <w:r>
          <w:t xml:space="preserve"> Adding transaction without custom or existing tags</w:t>
        </w:r>
        <w:r>
          <w:t xml:space="preserve"> and notes.</w:t>
        </w:r>
      </w:ins>
    </w:p>
    <w:p w14:paraId="22AA6509" w14:textId="77777777" w:rsidR="00416DB9" w:rsidRDefault="00416DB9" w:rsidP="00416DB9">
      <w:pPr>
        <w:keepNext/>
        <w:jc w:val="center"/>
        <w:rPr>
          <w:ins w:id="252" w:author="np01cp4a210128@islingtoncollege.edu.np" w:date="2025-07-29T10:20:00Z"/>
        </w:rPr>
        <w:pPrChange w:id="253" w:author="np01cp4a210128@islingtoncollege.edu.np" w:date="2025-07-29T10:20:00Z">
          <w:pPr/>
        </w:pPrChange>
      </w:pPr>
      <w:ins w:id="254" w:author="np01cp4a210128@islingtoncollege.edu.np" w:date="2025-07-29T10:19:00Z">
        <w:r w:rsidRPr="00416DB9">
          <w:lastRenderedPageBreak/>
          <w:drawing>
            <wp:inline distT="0" distB="0" distL="0" distR="0" wp14:anchorId="6B61F175" wp14:editId="084DAA9F">
              <wp:extent cx="5943600" cy="249428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494280"/>
                      </a:xfrm>
                      <a:prstGeom prst="rect">
                        <a:avLst/>
                      </a:prstGeom>
                    </pic:spPr>
                  </pic:pic>
                </a:graphicData>
              </a:graphic>
            </wp:inline>
          </w:drawing>
        </w:r>
      </w:ins>
    </w:p>
    <w:p w14:paraId="0E6A3E0C" w14:textId="0769DC8D" w:rsidR="00416DB9" w:rsidRDefault="00416DB9" w:rsidP="00416DB9">
      <w:pPr>
        <w:pStyle w:val="Caption"/>
        <w:jc w:val="center"/>
        <w:rPr>
          <w:ins w:id="255" w:author="np01cp4a210128@islingtoncollege.edu.np" w:date="2025-07-29T10:20:00Z"/>
        </w:rPr>
      </w:pPr>
      <w:ins w:id="256" w:author="np01cp4a210128@islingtoncollege.edu.np" w:date="2025-07-29T10:20:00Z">
        <w:r>
          <w:t xml:space="preserve">Figure </w:t>
        </w:r>
        <w:r>
          <w:fldChar w:fldCharType="begin"/>
        </w:r>
        <w:r>
          <w:instrText xml:space="preserve"> SEQ Figure \* ARABIC </w:instrText>
        </w:r>
      </w:ins>
      <w:r>
        <w:fldChar w:fldCharType="separate"/>
      </w:r>
      <w:ins w:id="257" w:author="np01cp4a210128@islingtoncollege.edu.np" w:date="2025-07-29T12:31:00Z">
        <w:r w:rsidR="00A90213">
          <w:rPr>
            <w:noProof/>
          </w:rPr>
          <w:t>60</w:t>
        </w:r>
      </w:ins>
      <w:ins w:id="258" w:author="np01cp4a210128@islingtoncollege.edu.np" w:date="2025-07-29T10:20:00Z">
        <w:r>
          <w:fldChar w:fldCharType="end"/>
        </w:r>
        <w:r>
          <w:t xml:space="preserve"> Updating transaction with custom or existing tags, labels and notes</w:t>
        </w:r>
      </w:ins>
    </w:p>
    <w:p w14:paraId="135372AA" w14:textId="77777777" w:rsidR="008A3F0E" w:rsidRDefault="008A3F0E" w:rsidP="00F61BF8">
      <w:pPr>
        <w:keepNext/>
        <w:jc w:val="center"/>
        <w:rPr>
          <w:ins w:id="259" w:author="np01cp4a210128@islingtoncollege.edu.np" w:date="2025-07-29T10:20:00Z"/>
        </w:rPr>
        <w:pPrChange w:id="260" w:author="np01cp4a210128@islingtoncollege.edu.np" w:date="2025-07-29T10:20:00Z">
          <w:pPr/>
        </w:pPrChange>
      </w:pPr>
      <w:ins w:id="261" w:author="np01cp4a210128@islingtoncollege.edu.np" w:date="2025-07-29T10:20:00Z">
        <w:r w:rsidRPr="008A3F0E">
          <w:drawing>
            <wp:inline distT="0" distB="0" distL="0" distR="0" wp14:anchorId="27B362A4" wp14:editId="05DD2861">
              <wp:extent cx="5943600" cy="2419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41935"/>
                      </a:xfrm>
                      <a:prstGeom prst="rect">
                        <a:avLst/>
                      </a:prstGeom>
                    </pic:spPr>
                  </pic:pic>
                </a:graphicData>
              </a:graphic>
            </wp:inline>
          </w:drawing>
        </w:r>
      </w:ins>
    </w:p>
    <w:p w14:paraId="01896BEC" w14:textId="20642D54" w:rsidR="008A3F0E" w:rsidRDefault="008A3F0E" w:rsidP="00F61BF8">
      <w:pPr>
        <w:pStyle w:val="Caption"/>
        <w:jc w:val="center"/>
        <w:rPr>
          <w:ins w:id="262" w:author="np01cp4a210128@islingtoncollege.edu.np" w:date="2025-07-29T10:20:00Z"/>
        </w:rPr>
        <w:pPrChange w:id="263" w:author="np01cp4a210128@islingtoncollege.edu.np" w:date="2025-07-29T10:20:00Z">
          <w:pPr>
            <w:pStyle w:val="Caption"/>
          </w:pPr>
        </w:pPrChange>
      </w:pPr>
      <w:ins w:id="264" w:author="np01cp4a210128@islingtoncollege.edu.np" w:date="2025-07-29T10:20:00Z">
        <w:r>
          <w:t xml:space="preserve">Figure </w:t>
        </w:r>
        <w:r>
          <w:fldChar w:fldCharType="begin"/>
        </w:r>
        <w:r>
          <w:instrText xml:space="preserve"> SEQ Figure \* ARABIC </w:instrText>
        </w:r>
      </w:ins>
      <w:r>
        <w:fldChar w:fldCharType="separate"/>
      </w:r>
      <w:ins w:id="265" w:author="np01cp4a210128@islingtoncollege.edu.np" w:date="2025-07-29T12:31:00Z">
        <w:r w:rsidR="00A90213">
          <w:rPr>
            <w:noProof/>
          </w:rPr>
          <w:t>61</w:t>
        </w:r>
      </w:ins>
      <w:ins w:id="266" w:author="np01cp4a210128@islingtoncollege.edu.np" w:date="2025-07-29T10:20:00Z">
        <w:r>
          <w:fldChar w:fldCharType="end"/>
        </w:r>
        <w:r>
          <w:t xml:space="preserve"> Transaction added successfully</w:t>
        </w:r>
      </w:ins>
    </w:p>
    <w:p w14:paraId="5032A880" w14:textId="639CD8AD" w:rsidR="008A3F0E" w:rsidRDefault="008A3F0E" w:rsidP="008A3F0E">
      <w:pPr>
        <w:rPr>
          <w:ins w:id="267" w:author="np01cp4a210128@islingtoncollege.edu.np" w:date="2025-07-29T10:21:00Z"/>
        </w:rPr>
      </w:pPr>
    </w:p>
    <w:p w14:paraId="133140B6" w14:textId="2B545432" w:rsidR="00FA4B2B" w:rsidRDefault="00FA4B2B" w:rsidP="008A3F0E">
      <w:pPr>
        <w:rPr>
          <w:ins w:id="268" w:author="np01cp4a210128@islingtoncollege.edu.np" w:date="2025-07-29T10:21:00Z"/>
        </w:rPr>
      </w:pPr>
    </w:p>
    <w:p w14:paraId="5D2ED509" w14:textId="08F8BB37" w:rsidR="00FA4B2B" w:rsidRDefault="00FA4B2B" w:rsidP="008A3F0E">
      <w:pPr>
        <w:rPr>
          <w:ins w:id="269" w:author="np01cp4a210128@islingtoncollege.edu.np" w:date="2025-07-29T10:21:00Z"/>
        </w:rPr>
      </w:pPr>
    </w:p>
    <w:p w14:paraId="4932D7C4" w14:textId="5C629769" w:rsidR="00FA4B2B" w:rsidRDefault="00FA4B2B" w:rsidP="008A3F0E">
      <w:pPr>
        <w:rPr>
          <w:ins w:id="270" w:author="np01cp4a210128@islingtoncollege.edu.np" w:date="2025-07-29T10:21:00Z"/>
        </w:rPr>
      </w:pPr>
    </w:p>
    <w:p w14:paraId="4D5779F9" w14:textId="346EB1D9" w:rsidR="00FA4B2B" w:rsidRDefault="00FA4B2B" w:rsidP="008A3F0E">
      <w:pPr>
        <w:rPr>
          <w:ins w:id="271" w:author="np01cp4a210128@islingtoncollege.edu.np" w:date="2025-07-29T10:21:00Z"/>
        </w:rPr>
      </w:pPr>
    </w:p>
    <w:p w14:paraId="15A98F80" w14:textId="662A3EF6" w:rsidR="00FA4B2B" w:rsidRDefault="00FA4B2B" w:rsidP="008A3F0E">
      <w:pPr>
        <w:rPr>
          <w:ins w:id="272" w:author="np01cp4a210128@islingtoncollege.edu.np" w:date="2025-07-29T10:21:00Z"/>
        </w:rPr>
      </w:pPr>
    </w:p>
    <w:p w14:paraId="7DBE5016" w14:textId="708C826B" w:rsidR="00FA4B2B" w:rsidRDefault="00FA4B2B" w:rsidP="008A3F0E">
      <w:pPr>
        <w:rPr>
          <w:ins w:id="273" w:author="np01cp4a210128@islingtoncollege.edu.np" w:date="2025-07-29T10:21:00Z"/>
        </w:rPr>
      </w:pPr>
    </w:p>
    <w:p w14:paraId="59742F5E" w14:textId="5EB56EB7" w:rsidR="00FA4B2B" w:rsidRDefault="00FA4B2B" w:rsidP="008A3F0E">
      <w:pPr>
        <w:rPr>
          <w:ins w:id="274" w:author="np01cp4a210128@islingtoncollege.edu.np" w:date="2025-07-29T10:21:00Z"/>
        </w:rPr>
      </w:pPr>
    </w:p>
    <w:p w14:paraId="716554D1" w14:textId="545B5CDF" w:rsidR="00FA4B2B" w:rsidRDefault="00FA4B2B" w:rsidP="008A3F0E">
      <w:pPr>
        <w:rPr>
          <w:ins w:id="275" w:author="np01cp4a210128@islingtoncollege.edu.np" w:date="2025-07-29T10:21:00Z"/>
        </w:rPr>
      </w:pPr>
    </w:p>
    <w:p w14:paraId="5006BDD0" w14:textId="4F3617F5" w:rsidR="00FA4B2B" w:rsidRDefault="00FA4B2B" w:rsidP="008A3F0E">
      <w:pPr>
        <w:rPr>
          <w:ins w:id="276" w:author="np01cp4a210128@islingtoncollege.edu.np" w:date="2025-07-29T10:21:00Z"/>
        </w:rPr>
      </w:pPr>
    </w:p>
    <w:p w14:paraId="6941F25C" w14:textId="087E8FDC" w:rsidR="00FA4B2B" w:rsidRDefault="00FA4B2B" w:rsidP="008A3F0E">
      <w:pPr>
        <w:rPr>
          <w:ins w:id="277" w:author="np01cp4a210128@islingtoncollege.edu.np" w:date="2025-07-29T10:21:00Z"/>
        </w:rPr>
      </w:pPr>
    </w:p>
    <w:p w14:paraId="7A619A80" w14:textId="741E4CF9" w:rsidR="00FA4B2B" w:rsidRDefault="00FA4B2B" w:rsidP="008A3F0E">
      <w:pPr>
        <w:rPr>
          <w:ins w:id="278" w:author="np01cp4a210128@islingtoncollege.edu.np" w:date="2025-07-29T10:21:00Z"/>
        </w:rPr>
      </w:pPr>
    </w:p>
    <w:p w14:paraId="497BD25C" w14:textId="11772616" w:rsidR="00FA4B2B" w:rsidRDefault="00FA4B2B" w:rsidP="008A3F0E">
      <w:pPr>
        <w:rPr>
          <w:ins w:id="279" w:author="np01cp4a210128@islingtoncollege.edu.np" w:date="2025-07-29T10:21:00Z"/>
        </w:rPr>
      </w:pPr>
    </w:p>
    <w:p w14:paraId="22FCD6C3" w14:textId="162A093F" w:rsidR="00FA4B2B" w:rsidRDefault="00FA4B2B" w:rsidP="008A3F0E">
      <w:pPr>
        <w:rPr>
          <w:ins w:id="280" w:author="np01cp4a210128@islingtoncollege.edu.np" w:date="2025-07-29T10:21:00Z"/>
        </w:rPr>
      </w:pPr>
    </w:p>
    <w:p w14:paraId="65B18310" w14:textId="0A720EA9" w:rsidR="00FA4B2B" w:rsidRDefault="00FA4B2B" w:rsidP="008A3F0E">
      <w:pPr>
        <w:rPr>
          <w:ins w:id="281" w:author="np01cp4a210128@islingtoncollege.edu.np" w:date="2025-07-29T10:21:00Z"/>
        </w:rPr>
      </w:pPr>
    </w:p>
    <w:p w14:paraId="4CEB03AA" w14:textId="77777777" w:rsidR="00FA4B2B" w:rsidRPr="008A3F0E" w:rsidRDefault="00FA4B2B" w:rsidP="008A3F0E">
      <w:pPr>
        <w:pPrChange w:id="282" w:author="np01cp4a210128@islingtoncollege.edu.np" w:date="2025-07-29T10:20:00Z">
          <w:pPr>
            <w:pStyle w:val="Caption"/>
            <w:jc w:val="both"/>
          </w:pPr>
        </w:pPrChange>
      </w:pPr>
    </w:p>
    <w:tbl>
      <w:tblPr>
        <w:tblStyle w:val="TableGridLight"/>
        <w:tblW w:w="0" w:type="auto"/>
        <w:tblLook w:val="04A0" w:firstRow="1" w:lastRow="0" w:firstColumn="1" w:lastColumn="0" w:noHBand="0" w:noVBand="1"/>
      </w:tblPr>
      <w:tblGrid>
        <w:gridCol w:w="3240"/>
        <w:gridCol w:w="5400"/>
      </w:tblGrid>
      <w:tr w:rsidR="00D11797" w:rsidRPr="00CA1699" w14:paraId="3152D0FD" w14:textId="77777777" w:rsidTr="00187A74">
        <w:tc>
          <w:tcPr>
            <w:tcW w:w="3240" w:type="dxa"/>
          </w:tcPr>
          <w:p w14:paraId="796C77FB" w14:textId="77777777" w:rsidR="00D11797" w:rsidRPr="00CA1699" w:rsidRDefault="00D11797" w:rsidP="0012493C">
            <w:pPr>
              <w:jc w:val="center"/>
              <w:pPrChange w:id="283" w:author="np01cp4a210128@islingtoncollege.edu.np" w:date="2025-07-29T12:13:00Z">
                <w:pPr>
                  <w:jc w:val="both"/>
                </w:pPr>
              </w:pPrChange>
            </w:pPr>
            <w:r w:rsidRPr="00CA1699">
              <w:lastRenderedPageBreak/>
              <w:t>Test No</w:t>
            </w:r>
          </w:p>
        </w:tc>
        <w:tc>
          <w:tcPr>
            <w:tcW w:w="5400" w:type="dxa"/>
          </w:tcPr>
          <w:p w14:paraId="5143CE6B" w14:textId="748B0A49" w:rsidR="00D11797" w:rsidRPr="00CA1699" w:rsidRDefault="00187A74" w:rsidP="0012493C">
            <w:pPr>
              <w:jc w:val="center"/>
              <w:pPrChange w:id="284" w:author="np01cp4a210128@islingtoncollege.edu.np" w:date="2025-07-29T12:13:00Z">
                <w:pPr>
                  <w:jc w:val="both"/>
                </w:pPr>
              </w:pPrChange>
            </w:pPr>
            <w:r>
              <w:t>8</w:t>
            </w:r>
          </w:p>
        </w:tc>
      </w:tr>
      <w:tr w:rsidR="00D11797" w:rsidRPr="00CA1699" w14:paraId="127EE8D7" w14:textId="77777777" w:rsidTr="00187A74">
        <w:tc>
          <w:tcPr>
            <w:tcW w:w="3240" w:type="dxa"/>
          </w:tcPr>
          <w:p w14:paraId="512845E3" w14:textId="77777777" w:rsidR="00D11797" w:rsidRPr="00CA1699" w:rsidRDefault="00D11797" w:rsidP="0012493C">
            <w:pPr>
              <w:jc w:val="center"/>
              <w:pPrChange w:id="285" w:author="np01cp4a210128@islingtoncollege.edu.np" w:date="2025-07-29T12:13:00Z">
                <w:pPr>
                  <w:jc w:val="both"/>
                </w:pPr>
              </w:pPrChange>
            </w:pPr>
            <w:r w:rsidRPr="00CA1699">
              <w:t>Objective</w:t>
            </w:r>
          </w:p>
        </w:tc>
        <w:tc>
          <w:tcPr>
            <w:tcW w:w="5400" w:type="dxa"/>
          </w:tcPr>
          <w:p w14:paraId="24E8418C" w14:textId="77777777" w:rsidR="00D11797" w:rsidRDefault="00D11797" w:rsidP="0012493C">
            <w:pPr>
              <w:jc w:val="center"/>
              <w:pPrChange w:id="286" w:author="np01cp4a210128@islingtoncollege.edu.np" w:date="2025-07-29T12:13:00Z">
                <w:pPr>
                  <w:jc w:val="both"/>
                </w:pPr>
              </w:pPrChange>
            </w:pPr>
            <w:r>
              <w:t>Ability to add optionally a note to a transaction</w:t>
            </w:r>
          </w:p>
          <w:p w14:paraId="5FB088D9" w14:textId="77777777" w:rsidR="00D11797" w:rsidRPr="00CA1699" w:rsidRDefault="00D11797" w:rsidP="0012493C">
            <w:pPr>
              <w:jc w:val="center"/>
              <w:pPrChange w:id="287" w:author="np01cp4a210128@islingtoncollege.edu.np" w:date="2025-07-29T12:13:00Z">
                <w:pPr>
                  <w:jc w:val="both"/>
                </w:pPr>
              </w:pPrChange>
            </w:pPr>
          </w:p>
        </w:tc>
      </w:tr>
      <w:tr w:rsidR="00D11797" w:rsidRPr="00CA1699" w14:paraId="6D90596B" w14:textId="77777777" w:rsidTr="00187A74">
        <w:tc>
          <w:tcPr>
            <w:tcW w:w="3240" w:type="dxa"/>
          </w:tcPr>
          <w:p w14:paraId="29B74B2F" w14:textId="77777777" w:rsidR="00D11797" w:rsidRPr="00CA1699" w:rsidRDefault="00D11797" w:rsidP="0012493C">
            <w:pPr>
              <w:jc w:val="center"/>
              <w:pPrChange w:id="288" w:author="np01cp4a210128@islingtoncollege.edu.np" w:date="2025-07-29T12:13:00Z">
                <w:pPr>
                  <w:jc w:val="both"/>
                </w:pPr>
              </w:pPrChange>
            </w:pPr>
            <w:r w:rsidRPr="00CA1699">
              <w:t>Action</w:t>
            </w:r>
          </w:p>
        </w:tc>
        <w:tc>
          <w:tcPr>
            <w:tcW w:w="5400" w:type="dxa"/>
          </w:tcPr>
          <w:p w14:paraId="77CC240F" w14:textId="608F1B77" w:rsidR="00D11797" w:rsidRPr="00CA1699" w:rsidRDefault="00D11797" w:rsidP="0012493C">
            <w:pPr>
              <w:jc w:val="center"/>
              <w:pPrChange w:id="289" w:author="np01cp4a210128@islingtoncollege.edu.np" w:date="2025-07-29T12:13:00Z">
                <w:pPr>
                  <w:jc w:val="both"/>
                </w:pPr>
              </w:pPrChange>
            </w:pPr>
            <w:r>
              <w:t>The transaction should be able to ad</w:t>
            </w:r>
            <w:r w:rsidR="00BB105B">
              <w:t>d notes</w:t>
            </w:r>
            <w:r>
              <w:t xml:space="preserve"> to the transaction.</w:t>
            </w:r>
          </w:p>
        </w:tc>
      </w:tr>
      <w:tr w:rsidR="00D11797" w:rsidRPr="00CA1699" w14:paraId="7FF55558" w14:textId="77777777" w:rsidTr="00187A74">
        <w:tc>
          <w:tcPr>
            <w:tcW w:w="3240" w:type="dxa"/>
          </w:tcPr>
          <w:p w14:paraId="55C35561" w14:textId="77777777" w:rsidR="00D11797" w:rsidRPr="00CA1699" w:rsidRDefault="00D11797" w:rsidP="0012493C">
            <w:pPr>
              <w:jc w:val="center"/>
              <w:pPrChange w:id="290" w:author="np01cp4a210128@islingtoncollege.edu.np" w:date="2025-07-29T12:13:00Z">
                <w:pPr>
                  <w:jc w:val="both"/>
                </w:pPr>
              </w:pPrChange>
            </w:pPr>
            <w:r w:rsidRPr="00CA1699">
              <w:t>Expected Result</w:t>
            </w:r>
          </w:p>
        </w:tc>
        <w:tc>
          <w:tcPr>
            <w:tcW w:w="5400" w:type="dxa"/>
          </w:tcPr>
          <w:p w14:paraId="41AF5FA7" w14:textId="5F8A2F52" w:rsidR="00D11797" w:rsidRPr="00CA1699" w:rsidRDefault="00D11797" w:rsidP="0012493C">
            <w:pPr>
              <w:jc w:val="center"/>
              <w:pPrChange w:id="291" w:author="np01cp4a210128@islingtoncollege.edu.np" w:date="2025-07-29T12:13:00Z">
                <w:pPr>
                  <w:jc w:val="both"/>
                </w:pPr>
              </w:pPrChange>
            </w:pPr>
            <w:r>
              <w:t xml:space="preserve">The transaction contains the </w:t>
            </w:r>
            <w:r w:rsidR="00BB105B">
              <w:t>notes</w:t>
            </w:r>
            <w:r>
              <w:t xml:space="preserve"> which can identify the transaction.</w:t>
            </w:r>
          </w:p>
        </w:tc>
      </w:tr>
      <w:tr w:rsidR="00D11797" w:rsidRPr="00CA1699" w14:paraId="388766B1" w14:textId="77777777" w:rsidTr="00187A74">
        <w:tc>
          <w:tcPr>
            <w:tcW w:w="3240" w:type="dxa"/>
          </w:tcPr>
          <w:p w14:paraId="01D7FC58" w14:textId="77777777" w:rsidR="00D11797" w:rsidRPr="00CA1699" w:rsidRDefault="00D11797" w:rsidP="0012493C">
            <w:pPr>
              <w:jc w:val="center"/>
              <w:pPrChange w:id="292" w:author="np01cp4a210128@islingtoncollege.edu.np" w:date="2025-07-29T12:13:00Z">
                <w:pPr>
                  <w:jc w:val="both"/>
                </w:pPr>
              </w:pPrChange>
            </w:pPr>
            <w:r w:rsidRPr="00CA1699">
              <w:t>Actual Result</w:t>
            </w:r>
          </w:p>
        </w:tc>
        <w:tc>
          <w:tcPr>
            <w:tcW w:w="5400" w:type="dxa"/>
          </w:tcPr>
          <w:p w14:paraId="55F87AAF" w14:textId="47AFCD36" w:rsidR="00D11797" w:rsidRPr="00CA1699" w:rsidRDefault="00D11797" w:rsidP="0012493C">
            <w:pPr>
              <w:jc w:val="center"/>
              <w:pPrChange w:id="293" w:author="np01cp4a210128@islingtoncollege.edu.np" w:date="2025-07-29T12:13:00Z">
                <w:pPr>
                  <w:jc w:val="both"/>
                </w:pPr>
              </w:pPrChange>
            </w:pPr>
            <w:r>
              <w:t xml:space="preserve">The </w:t>
            </w:r>
            <w:r w:rsidR="00BB105B">
              <w:t>notes</w:t>
            </w:r>
            <w:r>
              <w:t xml:space="preserve"> can be used to identify the transaction.</w:t>
            </w:r>
          </w:p>
        </w:tc>
      </w:tr>
      <w:tr w:rsidR="00D11797" w:rsidRPr="00CA1699" w14:paraId="3CED568D" w14:textId="77777777" w:rsidTr="00187A74">
        <w:trPr>
          <w:trHeight w:val="58"/>
        </w:trPr>
        <w:tc>
          <w:tcPr>
            <w:tcW w:w="3240" w:type="dxa"/>
          </w:tcPr>
          <w:p w14:paraId="3D7B59FC" w14:textId="77777777" w:rsidR="00D11797" w:rsidRPr="00CA1699" w:rsidRDefault="00D11797" w:rsidP="0012493C">
            <w:pPr>
              <w:jc w:val="center"/>
              <w:pPrChange w:id="294" w:author="np01cp4a210128@islingtoncollege.edu.np" w:date="2025-07-29T12:13:00Z">
                <w:pPr>
                  <w:jc w:val="both"/>
                </w:pPr>
              </w:pPrChange>
            </w:pPr>
            <w:r w:rsidRPr="00CA1699">
              <w:t>Conclusion</w:t>
            </w:r>
          </w:p>
        </w:tc>
        <w:tc>
          <w:tcPr>
            <w:tcW w:w="5400" w:type="dxa"/>
          </w:tcPr>
          <w:p w14:paraId="4037EF8A" w14:textId="77777777" w:rsidR="00D11797" w:rsidRPr="00CA1699" w:rsidRDefault="00D11797" w:rsidP="0012493C">
            <w:pPr>
              <w:keepNext/>
              <w:jc w:val="center"/>
              <w:pPrChange w:id="295" w:author="np01cp4a210128@islingtoncollege.edu.np" w:date="2025-07-29T12:13:00Z">
                <w:pPr>
                  <w:keepNext/>
                  <w:jc w:val="both"/>
                </w:pPr>
              </w:pPrChange>
            </w:pPr>
            <w:r w:rsidRPr="00CA1699">
              <w:t>Test is successful.</w:t>
            </w:r>
          </w:p>
        </w:tc>
      </w:tr>
    </w:tbl>
    <w:p w14:paraId="10314314" w14:textId="77777777" w:rsidR="008B66A1" w:rsidRDefault="008B66A1" w:rsidP="0012493C">
      <w:pPr>
        <w:pStyle w:val="Caption"/>
        <w:jc w:val="center"/>
        <w:pPrChange w:id="296" w:author="np01cp4a210128@islingtoncollege.edu.np" w:date="2025-07-29T12:13:00Z">
          <w:pPr>
            <w:pStyle w:val="Caption"/>
            <w:jc w:val="both"/>
          </w:pPr>
        </w:pPrChange>
      </w:pPr>
    </w:p>
    <w:p w14:paraId="438AECF2" w14:textId="42F37FC5" w:rsidR="00D11797" w:rsidRDefault="008B66A1" w:rsidP="0012493C">
      <w:pPr>
        <w:pStyle w:val="Caption"/>
        <w:jc w:val="center"/>
        <w:rPr>
          <w:ins w:id="297" w:author="np01cp4a210128@islingtoncollege.edu.np" w:date="2025-07-29T10:21:00Z"/>
        </w:rPr>
        <w:pPrChange w:id="298" w:author="np01cp4a210128@islingtoncollege.edu.np" w:date="2025-07-29T12:13:00Z">
          <w:pPr>
            <w:pStyle w:val="Caption"/>
            <w:jc w:val="both"/>
          </w:pPr>
        </w:pPrChange>
      </w:pPr>
      <w:r>
        <w:t xml:space="preserve">Table </w:t>
      </w:r>
      <w:ins w:id="299" w:author="np01cp4a210128@islingtoncollege.edu.np" w:date="2025-07-29T10:28:00Z">
        <w:r w:rsidR="00B3711A">
          <w:fldChar w:fldCharType="begin"/>
        </w:r>
        <w:r w:rsidR="00B3711A">
          <w:instrText xml:space="preserve"> SEQ Table \* ARABIC </w:instrText>
        </w:r>
      </w:ins>
      <w:r w:rsidR="00B3711A">
        <w:fldChar w:fldCharType="separate"/>
      </w:r>
      <w:ins w:id="300" w:author="np01cp4a210128@islingtoncollege.edu.np" w:date="2025-07-29T10:28:00Z">
        <w:r w:rsidR="00B3711A">
          <w:rPr>
            <w:noProof/>
          </w:rPr>
          <w:t>8</w:t>
        </w:r>
        <w:r w:rsidR="00B3711A">
          <w:fldChar w:fldCharType="end"/>
        </w:r>
      </w:ins>
      <w:del w:id="301" w:author="np01cp4a210128@islingtoncollege.edu.np" w:date="2025-07-29T10:28:00Z">
        <w:r w:rsidR="00007213" w:rsidDel="00B3711A">
          <w:fldChar w:fldCharType="begin"/>
        </w:r>
        <w:r w:rsidR="00007213" w:rsidDel="00B3711A">
          <w:delInstrText xml:space="preserve"> SEQ Table \* ARABIC </w:delInstrText>
        </w:r>
        <w:r w:rsidR="00007213" w:rsidDel="00B3711A">
          <w:fldChar w:fldCharType="separate"/>
        </w:r>
        <w:r w:rsidR="00B33AE3" w:rsidDel="00B3711A">
          <w:rPr>
            <w:noProof/>
          </w:rPr>
          <w:delText>8</w:delText>
        </w:r>
        <w:r w:rsidR="00007213" w:rsidDel="00B3711A">
          <w:rPr>
            <w:noProof/>
          </w:rPr>
          <w:fldChar w:fldCharType="end"/>
        </w:r>
      </w:del>
      <w:r>
        <w:t xml:space="preserve"> Adding notes to transaction</w:t>
      </w:r>
    </w:p>
    <w:p w14:paraId="0CA46907" w14:textId="77777777" w:rsidR="00FA4B2B" w:rsidRDefault="00FA4B2B" w:rsidP="00FA4B2B">
      <w:pPr>
        <w:keepNext/>
        <w:jc w:val="center"/>
        <w:rPr>
          <w:ins w:id="302" w:author="np01cp4a210128@islingtoncollege.edu.np" w:date="2025-07-29T10:21:00Z"/>
        </w:rPr>
        <w:pPrChange w:id="303" w:author="np01cp4a210128@islingtoncollege.edu.np" w:date="2025-07-29T10:21:00Z">
          <w:pPr/>
        </w:pPrChange>
      </w:pPr>
      <w:ins w:id="304" w:author="np01cp4a210128@islingtoncollege.edu.np" w:date="2025-07-29T10:21:00Z">
        <w:r w:rsidRPr="00FA4B2B">
          <w:drawing>
            <wp:inline distT="0" distB="0" distL="0" distR="0" wp14:anchorId="77CE3CD6" wp14:editId="37A8B63C">
              <wp:extent cx="5943600" cy="367474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674745"/>
                      </a:xfrm>
                      <a:prstGeom prst="rect">
                        <a:avLst/>
                      </a:prstGeom>
                    </pic:spPr>
                  </pic:pic>
                </a:graphicData>
              </a:graphic>
            </wp:inline>
          </w:drawing>
        </w:r>
      </w:ins>
    </w:p>
    <w:p w14:paraId="7511A54B" w14:textId="1A5D8588" w:rsidR="00FA4B2B" w:rsidRPr="00FA4B2B" w:rsidRDefault="00FA4B2B" w:rsidP="00FA4B2B">
      <w:pPr>
        <w:pStyle w:val="Caption"/>
        <w:jc w:val="center"/>
        <w:pPrChange w:id="305" w:author="np01cp4a210128@islingtoncollege.edu.np" w:date="2025-07-29T10:21:00Z">
          <w:pPr>
            <w:pStyle w:val="Caption"/>
            <w:jc w:val="both"/>
          </w:pPr>
        </w:pPrChange>
      </w:pPr>
      <w:ins w:id="306" w:author="np01cp4a210128@islingtoncollege.edu.np" w:date="2025-07-29T10:21:00Z">
        <w:r>
          <w:t xml:space="preserve">Figure </w:t>
        </w:r>
        <w:r>
          <w:fldChar w:fldCharType="begin"/>
        </w:r>
        <w:r>
          <w:instrText xml:space="preserve"> SEQ Figure \* ARABIC </w:instrText>
        </w:r>
      </w:ins>
      <w:r>
        <w:fldChar w:fldCharType="separate"/>
      </w:r>
      <w:ins w:id="307" w:author="np01cp4a210128@islingtoncollege.edu.np" w:date="2025-07-29T12:31:00Z">
        <w:r w:rsidR="00A90213">
          <w:rPr>
            <w:noProof/>
          </w:rPr>
          <w:t>62</w:t>
        </w:r>
      </w:ins>
      <w:ins w:id="308" w:author="np01cp4a210128@islingtoncollege.edu.np" w:date="2025-07-29T10:21:00Z">
        <w:r>
          <w:fldChar w:fldCharType="end"/>
        </w:r>
        <w:r>
          <w:t xml:space="preserve"> Adding notes to the transaction</w:t>
        </w:r>
      </w:ins>
    </w:p>
    <w:p w14:paraId="71AFFD84" w14:textId="5061D4D3" w:rsidR="00D11797" w:rsidRDefault="00D11797" w:rsidP="00EE26B1">
      <w:pPr>
        <w:jc w:val="both"/>
        <w:rPr>
          <w:ins w:id="309" w:author="np01cp4a210128@islingtoncollege.edu.np" w:date="2025-07-29T10:22:00Z"/>
        </w:rPr>
      </w:pPr>
    </w:p>
    <w:p w14:paraId="542E907F" w14:textId="72A3EA6F" w:rsidR="00B95814" w:rsidRDefault="00B95814" w:rsidP="00EE26B1">
      <w:pPr>
        <w:jc w:val="both"/>
        <w:rPr>
          <w:ins w:id="310" w:author="np01cp4a210128@islingtoncollege.edu.np" w:date="2025-07-29T10:22:00Z"/>
        </w:rPr>
      </w:pPr>
    </w:p>
    <w:p w14:paraId="156593E5" w14:textId="0438BB03" w:rsidR="00B95814" w:rsidRDefault="00B95814" w:rsidP="00EE26B1">
      <w:pPr>
        <w:jc w:val="both"/>
        <w:rPr>
          <w:ins w:id="311" w:author="np01cp4a210128@islingtoncollege.edu.np" w:date="2025-07-29T10:22:00Z"/>
        </w:rPr>
      </w:pPr>
    </w:p>
    <w:p w14:paraId="5CCEE0BC" w14:textId="76A0ABC0" w:rsidR="00B95814" w:rsidRDefault="00B95814" w:rsidP="00EE26B1">
      <w:pPr>
        <w:jc w:val="both"/>
        <w:rPr>
          <w:ins w:id="312" w:author="np01cp4a210128@islingtoncollege.edu.np" w:date="2025-07-29T10:22:00Z"/>
        </w:rPr>
      </w:pPr>
    </w:p>
    <w:p w14:paraId="0CE9CA5B" w14:textId="77777777" w:rsidR="00B95814" w:rsidRDefault="00B95814" w:rsidP="00EE26B1">
      <w:pPr>
        <w:jc w:val="both"/>
      </w:pPr>
    </w:p>
    <w:tbl>
      <w:tblPr>
        <w:tblStyle w:val="TableGridLight"/>
        <w:tblW w:w="0" w:type="auto"/>
        <w:tblLook w:val="04A0" w:firstRow="1" w:lastRow="0" w:firstColumn="1" w:lastColumn="0" w:noHBand="0" w:noVBand="1"/>
      </w:tblPr>
      <w:tblGrid>
        <w:gridCol w:w="3240"/>
        <w:gridCol w:w="5400"/>
      </w:tblGrid>
      <w:tr w:rsidR="008B66A1" w:rsidRPr="00CA1699" w14:paraId="156D373D" w14:textId="77777777" w:rsidTr="00187A74">
        <w:tc>
          <w:tcPr>
            <w:tcW w:w="3240" w:type="dxa"/>
          </w:tcPr>
          <w:p w14:paraId="62FE36F7" w14:textId="77777777" w:rsidR="008B66A1" w:rsidRPr="00CA1699" w:rsidRDefault="008B66A1" w:rsidP="00B3711A">
            <w:pPr>
              <w:jc w:val="center"/>
              <w:pPrChange w:id="313" w:author="np01cp4a210128@islingtoncollege.edu.np" w:date="2025-07-29T10:28:00Z">
                <w:pPr>
                  <w:jc w:val="both"/>
                </w:pPr>
              </w:pPrChange>
            </w:pPr>
            <w:r w:rsidRPr="00CA1699">
              <w:t>Test No</w:t>
            </w:r>
          </w:p>
        </w:tc>
        <w:tc>
          <w:tcPr>
            <w:tcW w:w="5400" w:type="dxa"/>
          </w:tcPr>
          <w:p w14:paraId="4D8F81A3" w14:textId="1B55B3FF" w:rsidR="008B66A1" w:rsidRPr="00CA1699" w:rsidRDefault="00187A74" w:rsidP="00B3711A">
            <w:pPr>
              <w:jc w:val="center"/>
              <w:pPrChange w:id="314" w:author="np01cp4a210128@islingtoncollege.edu.np" w:date="2025-07-29T10:28:00Z">
                <w:pPr>
                  <w:jc w:val="both"/>
                </w:pPr>
              </w:pPrChange>
            </w:pPr>
            <w:r>
              <w:t>9</w:t>
            </w:r>
          </w:p>
        </w:tc>
      </w:tr>
      <w:tr w:rsidR="008B66A1" w:rsidRPr="00CA1699" w14:paraId="0187BE98" w14:textId="77777777" w:rsidTr="00187A74">
        <w:tc>
          <w:tcPr>
            <w:tcW w:w="3240" w:type="dxa"/>
          </w:tcPr>
          <w:p w14:paraId="19ECDDA7" w14:textId="77777777" w:rsidR="008B66A1" w:rsidRPr="00CA1699" w:rsidRDefault="008B66A1" w:rsidP="00B3711A">
            <w:pPr>
              <w:jc w:val="center"/>
              <w:pPrChange w:id="315" w:author="np01cp4a210128@islingtoncollege.edu.np" w:date="2025-07-29T10:28:00Z">
                <w:pPr>
                  <w:jc w:val="both"/>
                </w:pPr>
              </w:pPrChange>
            </w:pPr>
            <w:r w:rsidRPr="00CA1699">
              <w:lastRenderedPageBreak/>
              <w:t>Objective</w:t>
            </w:r>
          </w:p>
        </w:tc>
        <w:tc>
          <w:tcPr>
            <w:tcW w:w="5400" w:type="dxa"/>
          </w:tcPr>
          <w:p w14:paraId="1AB2D9D6" w14:textId="77777777" w:rsidR="006778BB" w:rsidRDefault="006778BB" w:rsidP="00B3711A">
            <w:pPr>
              <w:jc w:val="center"/>
              <w:pPrChange w:id="316" w:author="np01cp4a210128@islingtoncollege.edu.np" w:date="2025-07-29T10:28:00Z">
                <w:pPr>
                  <w:jc w:val="both"/>
                </w:pPr>
              </w:pPrChange>
            </w:pPr>
            <w:r>
              <w:t>Filtering transactions by type, tags, and date range</w:t>
            </w:r>
          </w:p>
          <w:p w14:paraId="315413C8" w14:textId="77777777" w:rsidR="008B66A1" w:rsidRPr="00CA1699" w:rsidRDefault="008B66A1" w:rsidP="00B3711A">
            <w:pPr>
              <w:jc w:val="center"/>
              <w:pPrChange w:id="317" w:author="np01cp4a210128@islingtoncollege.edu.np" w:date="2025-07-29T10:28:00Z">
                <w:pPr>
                  <w:jc w:val="both"/>
                </w:pPr>
              </w:pPrChange>
            </w:pPr>
          </w:p>
        </w:tc>
      </w:tr>
      <w:tr w:rsidR="008B66A1" w:rsidRPr="00CA1699" w14:paraId="1EB16C56" w14:textId="77777777" w:rsidTr="00187A74">
        <w:tc>
          <w:tcPr>
            <w:tcW w:w="3240" w:type="dxa"/>
          </w:tcPr>
          <w:p w14:paraId="4FA78604" w14:textId="77777777" w:rsidR="008B66A1" w:rsidRPr="00CA1699" w:rsidRDefault="008B66A1" w:rsidP="00B3711A">
            <w:pPr>
              <w:jc w:val="center"/>
              <w:pPrChange w:id="318" w:author="np01cp4a210128@islingtoncollege.edu.np" w:date="2025-07-29T10:28:00Z">
                <w:pPr>
                  <w:jc w:val="both"/>
                </w:pPr>
              </w:pPrChange>
            </w:pPr>
            <w:r w:rsidRPr="00CA1699">
              <w:t>Action</w:t>
            </w:r>
          </w:p>
        </w:tc>
        <w:tc>
          <w:tcPr>
            <w:tcW w:w="5400" w:type="dxa"/>
          </w:tcPr>
          <w:p w14:paraId="68CD1527" w14:textId="0BFCAE6F" w:rsidR="008B66A1" w:rsidRPr="00CA1699" w:rsidRDefault="008B66A1" w:rsidP="00B3711A">
            <w:pPr>
              <w:jc w:val="center"/>
              <w:pPrChange w:id="319" w:author="np01cp4a210128@islingtoncollege.edu.np" w:date="2025-07-29T10:28:00Z">
                <w:pPr>
                  <w:jc w:val="both"/>
                </w:pPr>
              </w:pPrChange>
            </w:pPr>
            <w:r>
              <w:t xml:space="preserve">The transaction </w:t>
            </w:r>
            <w:r w:rsidR="00A9392C">
              <w:t>is</w:t>
            </w:r>
            <w:r>
              <w:t xml:space="preserve"> </w:t>
            </w:r>
            <w:r w:rsidR="00A9392C">
              <w:t xml:space="preserve"> used to filter transactions with type, tags and date range.</w:t>
            </w:r>
          </w:p>
        </w:tc>
      </w:tr>
      <w:tr w:rsidR="008B66A1" w:rsidRPr="00CA1699" w14:paraId="55E54F2C" w14:textId="77777777" w:rsidTr="00187A74">
        <w:tc>
          <w:tcPr>
            <w:tcW w:w="3240" w:type="dxa"/>
          </w:tcPr>
          <w:p w14:paraId="1795D9B0" w14:textId="77777777" w:rsidR="008B66A1" w:rsidRPr="00CA1699" w:rsidRDefault="008B66A1" w:rsidP="00B3711A">
            <w:pPr>
              <w:jc w:val="center"/>
              <w:pPrChange w:id="320" w:author="np01cp4a210128@islingtoncollege.edu.np" w:date="2025-07-29T10:28:00Z">
                <w:pPr>
                  <w:jc w:val="both"/>
                </w:pPr>
              </w:pPrChange>
            </w:pPr>
            <w:r w:rsidRPr="00CA1699">
              <w:t>Expected Result</w:t>
            </w:r>
          </w:p>
        </w:tc>
        <w:tc>
          <w:tcPr>
            <w:tcW w:w="5400" w:type="dxa"/>
          </w:tcPr>
          <w:p w14:paraId="6ACD027C" w14:textId="33A26D53" w:rsidR="008B66A1" w:rsidRPr="00CA1699" w:rsidRDefault="00A9392C" w:rsidP="00B3711A">
            <w:pPr>
              <w:jc w:val="center"/>
              <w:pPrChange w:id="321" w:author="np01cp4a210128@islingtoncollege.edu.np" w:date="2025-07-29T10:28:00Z">
                <w:pPr>
                  <w:jc w:val="both"/>
                </w:pPr>
              </w:pPrChange>
            </w:pPr>
            <w:r>
              <w:t>Transactions are filtered through types, tags and date range.</w:t>
            </w:r>
          </w:p>
        </w:tc>
      </w:tr>
      <w:tr w:rsidR="008B66A1" w:rsidRPr="00CA1699" w14:paraId="54924B6E" w14:textId="77777777" w:rsidTr="00187A74">
        <w:tc>
          <w:tcPr>
            <w:tcW w:w="3240" w:type="dxa"/>
          </w:tcPr>
          <w:p w14:paraId="591B3C33" w14:textId="77777777" w:rsidR="008B66A1" w:rsidRPr="00CA1699" w:rsidRDefault="008B66A1" w:rsidP="00B3711A">
            <w:pPr>
              <w:jc w:val="center"/>
              <w:pPrChange w:id="322" w:author="np01cp4a210128@islingtoncollege.edu.np" w:date="2025-07-29T10:28:00Z">
                <w:pPr>
                  <w:jc w:val="both"/>
                </w:pPr>
              </w:pPrChange>
            </w:pPr>
            <w:r w:rsidRPr="00CA1699">
              <w:t>Actual Result</w:t>
            </w:r>
          </w:p>
        </w:tc>
        <w:tc>
          <w:tcPr>
            <w:tcW w:w="5400" w:type="dxa"/>
          </w:tcPr>
          <w:p w14:paraId="04E15BFA" w14:textId="2BEE14B1" w:rsidR="008B66A1" w:rsidRPr="00CA1699" w:rsidRDefault="00A9392C" w:rsidP="00B3711A">
            <w:pPr>
              <w:jc w:val="center"/>
              <w:pPrChange w:id="323" w:author="np01cp4a210128@islingtoncollege.edu.np" w:date="2025-07-29T10:28:00Z">
                <w:pPr>
                  <w:jc w:val="both"/>
                </w:pPr>
              </w:pPrChange>
            </w:pPr>
            <w:r>
              <w:t>Transactions are filtered through types, tags and date range.</w:t>
            </w:r>
          </w:p>
        </w:tc>
      </w:tr>
      <w:tr w:rsidR="008B66A1" w:rsidRPr="00CA1699" w14:paraId="21938B28" w14:textId="77777777" w:rsidTr="00187A74">
        <w:trPr>
          <w:trHeight w:val="58"/>
        </w:trPr>
        <w:tc>
          <w:tcPr>
            <w:tcW w:w="3240" w:type="dxa"/>
          </w:tcPr>
          <w:p w14:paraId="0B648AFD" w14:textId="77777777" w:rsidR="008B66A1" w:rsidRPr="00CA1699" w:rsidRDefault="008B66A1" w:rsidP="00B3711A">
            <w:pPr>
              <w:jc w:val="center"/>
              <w:pPrChange w:id="324" w:author="np01cp4a210128@islingtoncollege.edu.np" w:date="2025-07-29T10:28:00Z">
                <w:pPr>
                  <w:jc w:val="both"/>
                </w:pPr>
              </w:pPrChange>
            </w:pPr>
            <w:r w:rsidRPr="00CA1699">
              <w:t>Conclusion</w:t>
            </w:r>
          </w:p>
        </w:tc>
        <w:tc>
          <w:tcPr>
            <w:tcW w:w="5400" w:type="dxa"/>
          </w:tcPr>
          <w:p w14:paraId="2B34BF16" w14:textId="77777777" w:rsidR="008B66A1" w:rsidRPr="00CA1699" w:rsidRDefault="008B66A1" w:rsidP="00B3711A">
            <w:pPr>
              <w:keepNext/>
              <w:jc w:val="center"/>
              <w:pPrChange w:id="325" w:author="np01cp4a210128@islingtoncollege.edu.np" w:date="2025-07-29T10:28:00Z">
                <w:pPr>
                  <w:keepNext/>
                  <w:jc w:val="both"/>
                </w:pPr>
              </w:pPrChange>
            </w:pPr>
            <w:r w:rsidRPr="00CA1699">
              <w:t>Test is successful.</w:t>
            </w:r>
          </w:p>
        </w:tc>
      </w:tr>
    </w:tbl>
    <w:p w14:paraId="1AB5DC2F" w14:textId="77777777" w:rsidR="00557D1C" w:rsidRDefault="00557D1C" w:rsidP="00B3711A">
      <w:pPr>
        <w:pStyle w:val="Caption"/>
        <w:jc w:val="center"/>
        <w:rPr>
          <w:ins w:id="326" w:author="np01cp4a210128@islingtoncollege.edu.np" w:date="2025-07-29T10:29:00Z"/>
        </w:rPr>
      </w:pPr>
    </w:p>
    <w:p w14:paraId="2A93C029" w14:textId="0410FC90" w:rsidR="00B33AE3" w:rsidRDefault="00B3711A" w:rsidP="00B3711A">
      <w:pPr>
        <w:pStyle w:val="Caption"/>
        <w:jc w:val="center"/>
        <w:pPrChange w:id="327" w:author="np01cp4a210128@islingtoncollege.edu.np" w:date="2025-07-29T10:28:00Z">
          <w:pPr>
            <w:pStyle w:val="Caption"/>
            <w:jc w:val="both"/>
          </w:pPr>
        </w:pPrChange>
      </w:pPr>
      <w:ins w:id="328" w:author="np01cp4a210128@islingtoncollege.edu.np" w:date="2025-07-29T10:28:00Z">
        <w:r>
          <w:t xml:space="preserve">Table </w:t>
        </w:r>
        <w:r>
          <w:fldChar w:fldCharType="begin"/>
        </w:r>
        <w:r>
          <w:instrText xml:space="preserve"> SEQ Table \* ARABIC </w:instrText>
        </w:r>
      </w:ins>
      <w:r>
        <w:fldChar w:fldCharType="separate"/>
      </w:r>
      <w:ins w:id="329" w:author="np01cp4a210128@islingtoncollege.edu.np" w:date="2025-07-29T10:28:00Z">
        <w:r>
          <w:rPr>
            <w:noProof/>
          </w:rPr>
          <w:t>9</w:t>
        </w:r>
        <w:r>
          <w:fldChar w:fldCharType="end"/>
        </w:r>
        <w:r>
          <w:t xml:space="preserve"> Filtering transactions by type, tags and date</w:t>
        </w:r>
      </w:ins>
    </w:p>
    <w:p w14:paraId="6D05FF74" w14:textId="5E54B43D" w:rsidR="005E5CC4" w:rsidRDefault="00B33AE3" w:rsidP="005E5CC4">
      <w:pPr>
        <w:keepNext/>
        <w:jc w:val="center"/>
        <w:rPr>
          <w:ins w:id="330" w:author="np01cp4a210128@islingtoncollege.edu.np" w:date="2025-07-29T10:22:00Z"/>
        </w:rPr>
        <w:pPrChange w:id="331" w:author="np01cp4a210128@islingtoncollege.edu.np" w:date="2025-07-29T10:22:00Z">
          <w:pPr/>
        </w:pPrChange>
      </w:pPr>
      <w:del w:id="332" w:author="np01cp4a210128@islingtoncollege.edu.np" w:date="2025-07-29T10:28:00Z">
        <w:r w:rsidDel="00557D1C">
          <w:delText xml:space="preserve">Table </w:delText>
        </w:r>
        <w:r w:rsidR="00007213" w:rsidDel="00B3711A">
          <w:fldChar w:fldCharType="begin"/>
        </w:r>
        <w:r w:rsidR="00007213" w:rsidDel="00B3711A">
          <w:delInstrText xml:space="preserve"> SEQ Table \* ARABIC </w:delInstrText>
        </w:r>
        <w:r w:rsidR="00007213" w:rsidDel="00B3711A">
          <w:fldChar w:fldCharType="separate"/>
        </w:r>
        <w:r w:rsidDel="00B3711A">
          <w:rPr>
            <w:noProof/>
          </w:rPr>
          <w:delText>9</w:delText>
        </w:r>
        <w:r w:rsidR="00007213" w:rsidDel="00B3711A">
          <w:rPr>
            <w:noProof/>
          </w:rPr>
          <w:fldChar w:fldCharType="end"/>
        </w:r>
        <w:r w:rsidDel="00557D1C">
          <w:delText xml:space="preserve"> Filtering transactions through type, tags and date</w:delText>
        </w:r>
      </w:del>
      <w:ins w:id="333" w:author="np01cp4a210128@islingtoncollege.edu.np" w:date="2025-07-29T10:22:00Z">
        <w:r w:rsidR="005E5CC4" w:rsidRPr="005E5CC4">
          <w:drawing>
            <wp:inline distT="0" distB="0" distL="0" distR="0" wp14:anchorId="1FC35E8F" wp14:editId="7811E857">
              <wp:extent cx="5943600" cy="1043305"/>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043305"/>
                      </a:xfrm>
                      <a:prstGeom prst="rect">
                        <a:avLst/>
                      </a:prstGeom>
                    </pic:spPr>
                  </pic:pic>
                </a:graphicData>
              </a:graphic>
            </wp:inline>
          </w:drawing>
        </w:r>
      </w:ins>
    </w:p>
    <w:p w14:paraId="726F4B79" w14:textId="16F5C504" w:rsidR="005E5CC4" w:rsidRDefault="005E5CC4" w:rsidP="005E5CC4">
      <w:pPr>
        <w:pStyle w:val="Caption"/>
        <w:jc w:val="center"/>
        <w:rPr>
          <w:ins w:id="334" w:author="np01cp4a210128@islingtoncollege.edu.np" w:date="2025-07-29T10:22:00Z"/>
        </w:rPr>
      </w:pPr>
      <w:ins w:id="335" w:author="np01cp4a210128@islingtoncollege.edu.np" w:date="2025-07-29T10:22:00Z">
        <w:r>
          <w:t xml:space="preserve">Figure </w:t>
        </w:r>
        <w:r>
          <w:fldChar w:fldCharType="begin"/>
        </w:r>
        <w:r>
          <w:instrText xml:space="preserve"> SEQ Figure \* ARABIC </w:instrText>
        </w:r>
      </w:ins>
      <w:r>
        <w:fldChar w:fldCharType="separate"/>
      </w:r>
      <w:ins w:id="336" w:author="np01cp4a210128@islingtoncollege.edu.np" w:date="2025-07-29T12:31:00Z">
        <w:r w:rsidR="00A90213">
          <w:rPr>
            <w:noProof/>
          </w:rPr>
          <w:t>63</w:t>
        </w:r>
      </w:ins>
      <w:ins w:id="337" w:author="np01cp4a210128@islingtoncollege.edu.np" w:date="2025-07-29T10:22:00Z">
        <w:r>
          <w:fldChar w:fldCharType="end"/>
        </w:r>
        <w:r>
          <w:t xml:space="preserve"> Filtering transactions by type</w:t>
        </w:r>
      </w:ins>
    </w:p>
    <w:p w14:paraId="171BFD78" w14:textId="77777777" w:rsidR="00013AB3" w:rsidRDefault="00013AB3" w:rsidP="00013AB3">
      <w:pPr>
        <w:keepNext/>
        <w:jc w:val="center"/>
        <w:rPr>
          <w:ins w:id="338" w:author="np01cp4a210128@islingtoncollege.edu.np" w:date="2025-07-29T10:23:00Z"/>
        </w:rPr>
        <w:pPrChange w:id="339" w:author="np01cp4a210128@islingtoncollege.edu.np" w:date="2025-07-29T10:23:00Z">
          <w:pPr/>
        </w:pPrChange>
      </w:pPr>
      <w:ins w:id="340" w:author="np01cp4a210128@islingtoncollege.edu.np" w:date="2025-07-29T10:23:00Z">
        <w:r w:rsidRPr="00013AB3">
          <w:drawing>
            <wp:inline distT="0" distB="0" distL="0" distR="0" wp14:anchorId="3224C24A" wp14:editId="017CD03D">
              <wp:extent cx="5943600" cy="9417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941705"/>
                      </a:xfrm>
                      <a:prstGeom prst="rect">
                        <a:avLst/>
                      </a:prstGeom>
                    </pic:spPr>
                  </pic:pic>
                </a:graphicData>
              </a:graphic>
            </wp:inline>
          </w:drawing>
        </w:r>
      </w:ins>
    </w:p>
    <w:p w14:paraId="4DC9D88F" w14:textId="466DBB21" w:rsidR="00013AB3" w:rsidRDefault="00013AB3" w:rsidP="00013AB3">
      <w:pPr>
        <w:pStyle w:val="Caption"/>
        <w:jc w:val="center"/>
        <w:rPr>
          <w:ins w:id="341" w:author="np01cp4a210128@islingtoncollege.edu.np" w:date="2025-07-29T10:23:00Z"/>
        </w:rPr>
      </w:pPr>
      <w:ins w:id="342" w:author="np01cp4a210128@islingtoncollege.edu.np" w:date="2025-07-29T10:23:00Z">
        <w:r>
          <w:t xml:space="preserve">Figure </w:t>
        </w:r>
        <w:r>
          <w:fldChar w:fldCharType="begin"/>
        </w:r>
        <w:r>
          <w:instrText xml:space="preserve"> SEQ Figure \* ARABIC </w:instrText>
        </w:r>
      </w:ins>
      <w:r>
        <w:fldChar w:fldCharType="separate"/>
      </w:r>
      <w:ins w:id="343" w:author="np01cp4a210128@islingtoncollege.edu.np" w:date="2025-07-29T12:31:00Z">
        <w:r w:rsidR="00A90213">
          <w:rPr>
            <w:noProof/>
          </w:rPr>
          <w:t>64</w:t>
        </w:r>
      </w:ins>
      <w:ins w:id="344" w:author="np01cp4a210128@islingtoncollege.edu.np" w:date="2025-07-29T10:23:00Z">
        <w:r>
          <w:fldChar w:fldCharType="end"/>
        </w:r>
        <w:r>
          <w:t xml:space="preserve"> Filtering transactions by tag</w:t>
        </w:r>
      </w:ins>
    </w:p>
    <w:p w14:paraId="6BB2493A" w14:textId="77777777" w:rsidR="00D65937" w:rsidRDefault="00D65937" w:rsidP="00D65937">
      <w:pPr>
        <w:keepNext/>
        <w:jc w:val="center"/>
        <w:rPr>
          <w:ins w:id="345" w:author="np01cp4a210128@islingtoncollege.edu.np" w:date="2025-07-29T10:24:00Z"/>
        </w:rPr>
        <w:pPrChange w:id="346" w:author="np01cp4a210128@islingtoncollege.edu.np" w:date="2025-07-29T10:24:00Z">
          <w:pPr/>
        </w:pPrChange>
      </w:pPr>
      <w:ins w:id="347" w:author="np01cp4a210128@islingtoncollege.edu.np" w:date="2025-07-29T10:24:00Z">
        <w:r w:rsidRPr="00D65937">
          <w:drawing>
            <wp:inline distT="0" distB="0" distL="0" distR="0" wp14:anchorId="28973C62" wp14:editId="45157473">
              <wp:extent cx="5943600" cy="1706880"/>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706880"/>
                      </a:xfrm>
                      <a:prstGeom prst="rect">
                        <a:avLst/>
                      </a:prstGeom>
                    </pic:spPr>
                  </pic:pic>
                </a:graphicData>
              </a:graphic>
            </wp:inline>
          </w:drawing>
        </w:r>
      </w:ins>
    </w:p>
    <w:p w14:paraId="026F1556" w14:textId="61EC03EA" w:rsidR="00D65937" w:rsidRPr="00D65937" w:rsidRDefault="00D65937" w:rsidP="00D65937">
      <w:pPr>
        <w:pStyle w:val="Caption"/>
        <w:jc w:val="center"/>
        <w:pPrChange w:id="348" w:author="np01cp4a210128@islingtoncollege.edu.np" w:date="2025-07-29T10:24:00Z">
          <w:pPr>
            <w:pStyle w:val="Caption"/>
            <w:jc w:val="both"/>
          </w:pPr>
        </w:pPrChange>
      </w:pPr>
      <w:ins w:id="349" w:author="np01cp4a210128@islingtoncollege.edu.np" w:date="2025-07-29T10:24:00Z">
        <w:r>
          <w:t xml:space="preserve">Figure </w:t>
        </w:r>
        <w:r>
          <w:fldChar w:fldCharType="begin"/>
        </w:r>
        <w:r>
          <w:instrText xml:space="preserve"> SEQ Figure \* ARABIC </w:instrText>
        </w:r>
      </w:ins>
      <w:r>
        <w:fldChar w:fldCharType="separate"/>
      </w:r>
      <w:ins w:id="350" w:author="np01cp4a210128@islingtoncollege.edu.np" w:date="2025-07-29T12:31:00Z">
        <w:r w:rsidR="00A90213">
          <w:rPr>
            <w:noProof/>
          </w:rPr>
          <w:t>65</w:t>
        </w:r>
      </w:ins>
      <w:ins w:id="351" w:author="np01cp4a210128@islingtoncollege.edu.np" w:date="2025-07-29T10:24:00Z">
        <w:r>
          <w:fldChar w:fldCharType="end"/>
        </w:r>
        <w:r>
          <w:t xml:space="preserve"> Filtering transactions by date</w:t>
        </w:r>
      </w:ins>
    </w:p>
    <w:p w14:paraId="42AA9001" w14:textId="1A97B53D" w:rsidR="00EA0D23" w:rsidRDefault="00EA0D23" w:rsidP="00EE26B1">
      <w:pPr>
        <w:jc w:val="both"/>
        <w:rPr>
          <w:ins w:id="352" w:author="np01cp4a210128@islingtoncollege.edu.np" w:date="2025-07-29T10:24:00Z"/>
        </w:rPr>
      </w:pPr>
    </w:p>
    <w:p w14:paraId="415F2DB9" w14:textId="77777777" w:rsidR="00557D1C" w:rsidRPr="00EA0D23" w:rsidRDefault="00557D1C" w:rsidP="00EE26B1">
      <w:pPr>
        <w:jc w:val="both"/>
      </w:pPr>
    </w:p>
    <w:p w14:paraId="4AF883A4" w14:textId="621A37C3" w:rsidR="00253B80" w:rsidRDefault="00253B80" w:rsidP="00EE26B1">
      <w:pPr>
        <w:jc w:val="both"/>
      </w:pPr>
    </w:p>
    <w:tbl>
      <w:tblPr>
        <w:tblStyle w:val="TableGridLight"/>
        <w:tblW w:w="0" w:type="auto"/>
        <w:tblLook w:val="04A0" w:firstRow="1" w:lastRow="0" w:firstColumn="1" w:lastColumn="0" w:noHBand="0" w:noVBand="1"/>
      </w:tblPr>
      <w:tblGrid>
        <w:gridCol w:w="3240"/>
        <w:gridCol w:w="5400"/>
      </w:tblGrid>
      <w:tr w:rsidR="00CE5191" w:rsidRPr="00CA1699" w14:paraId="0049FF1F" w14:textId="77777777" w:rsidTr="006516EB">
        <w:tc>
          <w:tcPr>
            <w:tcW w:w="3240" w:type="dxa"/>
          </w:tcPr>
          <w:p w14:paraId="4112215C" w14:textId="77777777" w:rsidR="00CE5191" w:rsidRPr="00CA1699" w:rsidRDefault="00CE5191" w:rsidP="00557D1C">
            <w:pPr>
              <w:jc w:val="center"/>
              <w:pPrChange w:id="353" w:author="np01cp4a210128@islingtoncollege.edu.np" w:date="2025-07-29T10:29:00Z">
                <w:pPr>
                  <w:jc w:val="both"/>
                </w:pPr>
              </w:pPrChange>
            </w:pPr>
            <w:r w:rsidRPr="00CA1699">
              <w:lastRenderedPageBreak/>
              <w:t>Test No</w:t>
            </w:r>
          </w:p>
        </w:tc>
        <w:tc>
          <w:tcPr>
            <w:tcW w:w="5400" w:type="dxa"/>
          </w:tcPr>
          <w:p w14:paraId="6F969E76" w14:textId="6C98AE84" w:rsidR="00CE5191" w:rsidRPr="00CA1699" w:rsidRDefault="00CE5191" w:rsidP="00557D1C">
            <w:pPr>
              <w:jc w:val="center"/>
              <w:pPrChange w:id="354" w:author="np01cp4a210128@islingtoncollege.edu.np" w:date="2025-07-29T10:29:00Z">
                <w:pPr>
                  <w:jc w:val="both"/>
                </w:pPr>
              </w:pPrChange>
            </w:pPr>
            <w:r>
              <w:t>10</w:t>
            </w:r>
          </w:p>
        </w:tc>
      </w:tr>
      <w:tr w:rsidR="00CE5191" w:rsidRPr="00CA1699" w14:paraId="7933C8D9" w14:textId="77777777" w:rsidTr="006516EB">
        <w:tc>
          <w:tcPr>
            <w:tcW w:w="3240" w:type="dxa"/>
          </w:tcPr>
          <w:p w14:paraId="31CCEB41" w14:textId="77777777" w:rsidR="00CE5191" w:rsidRPr="00CA1699" w:rsidRDefault="00CE5191" w:rsidP="00557D1C">
            <w:pPr>
              <w:jc w:val="center"/>
              <w:pPrChange w:id="355" w:author="np01cp4a210128@islingtoncollege.edu.np" w:date="2025-07-29T10:29:00Z">
                <w:pPr>
                  <w:jc w:val="both"/>
                </w:pPr>
              </w:pPrChange>
            </w:pPr>
            <w:r w:rsidRPr="00CA1699">
              <w:t>Objective</w:t>
            </w:r>
          </w:p>
        </w:tc>
        <w:tc>
          <w:tcPr>
            <w:tcW w:w="5400" w:type="dxa"/>
          </w:tcPr>
          <w:p w14:paraId="1DCF06A6" w14:textId="77777777" w:rsidR="00CE5191" w:rsidRDefault="00CE5191" w:rsidP="00557D1C">
            <w:pPr>
              <w:jc w:val="center"/>
              <w:pPrChange w:id="356" w:author="np01cp4a210128@islingtoncollege.edu.np" w:date="2025-07-29T10:29:00Z">
                <w:pPr>
                  <w:jc w:val="both"/>
                </w:pPr>
              </w:pPrChange>
            </w:pPr>
            <w:r>
              <w:t>Sorting transactions by date</w:t>
            </w:r>
          </w:p>
          <w:p w14:paraId="0420CBB6" w14:textId="77777777" w:rsidR="00CE5191" w:rsidRPr="00CA1699" w:rsidRDefault="00CE5191" w:rsidP="00557D1C">
            <w:pPr>
              <w:jc w:val="center"/>
              <w:pPrChange w:id="357" w:author="np01cp4a210128@islingtoncollege.edu.np" w:date="2025-07-29T10:29:00Z">
                <w:pPr>
                  <w:jc w:val="both"/>
                </w:pPr>
              </w:pPrChange>
            </w:pPr>
          </w:p>
        </w:tc>
      </w:tr>
      <w:tr w:rsidR="00CE5191" w:rsidRPr="00CA1699" w14:paraId="2D617271" w14:textId="77777777" w:rsidTr="006516EB">
        <w:tc>
          <w:tcPr>
            <w:tcW w:w="3240" w:type="dxa"/>
          </w:tcPr>
          <w:p w14:paraId="52AD34D3" w14:textId="77777777" w:rsidR="00CE5191" w:rsidRPr="00CA1699" w:rsidRDefault="00CE5191" w:rsidP="00557D1C">
            <w:pPr>
              <w:jc w:val="center"/>
              <w:pPrChange w:id="358" w:author="np01cp4a210128@islingtoncollege.edu.np" w:date="2025-07-29T10:29:00Z">
                <w:pPr>
                  <w:jc w:val="both"/>
                </w:pPr>
              </w:pPrChange>
            </w:pPr>
            <w:r w:rsidRPr="00CA1699">
              <w:t>Action</w:t>
            </w:r>
          </w:p>
        </w:tc>
        <w:tc>
          <w:tcPr>
            <w:tcW w:w="5400" w:type="dxa"/>
          </w:tcPr>
          <w:p w14:paraId="59D07691" w14:textId="7F6CBE98" w:rsidR="00CE5191" w:rsidRPr="00CA1699" w:rsidRDefault="00CE5191" w:rsidP="00557D1C">
            <w:pPr>
              <w:jc w:val="center"/>
              <w:pPrChange w:id="359" w:author="np01cp4a210128@islingtoncollege.edu.np" w:date="2025-07-29T10:29:00Z">
                <w:pPr>
                  <w:jc w:val="both"/>
                </w:pPr>
              </w:pPrChange>
            </w:pPr>
            <w:r>
              <w:t>The transaction</w:t>
            </w:r>
            <w:r w:rsidR="0028020B">
              <w:t xml:space="preserve"> can be sorted through ascending or descending dates.</w:t>
            </w:r>
          </w:p>
        </w:tc>
      </w:tr>
      <w:tr w:rsidR="00CE5191" w:rsidRPr="00CA1699" w14:paraId="6A0B47F9" w14:textId="77777777" w:rsidTr="006516EB">
        <w:tc>
          <w:tcPr>
            <w:tcW w:w="3240" w:type="dxa"/>
          </w:tcPr>
          <w:p w14:paraId="0E7023C2" w14:textId="77777777" w:rsidR="00CE5191" w:rsidRPr="00CA1699" w:rsidRDefault="00CE5191" w:rsidP="00557D1C">
            <w:pPr>
              <w:jc w:val="center"/>
              <w:pPrChange w:id="360" w:author="np01cp4a210128@islingtoncollege.edu.np" w:date="2025-07-29T10:29:00Z">
                <w:pPr>
                  <w:jc w:val="both"/>
                </w:pPr>
              </w:pPrChange>
            </w:pPr>
            <w:r w:rsidRPr="00CA1699">
              <w:t>Expected Result</w:t>
            </w:r>
          </w:p>
        </w:tc>
        <w:tc>
          <w:tcPr>
            <w:tcW w:w="5400" w:type="dxa"/>
          </w:tcPr>
          <w:p w14:paraId="7F18809F" w14:textId="5544B140" w:rsidR="00CE5191" w:rsidRPr="00CA1699" w:rsidRDefault="00CE5191" w:rsidP="00557D1C">
            <w:pPr>
              <w:jc w:val="center"/>
              <w:pPrChange w:id="361" w:author="np01cp4a210128@islingtoncollege.edu.np" w:date="2025-07-29T10:29:00Z">
                <w:pPr>
                  <w:jc w:val="both"/>
                </w:pPr>
              </w:pPrChange>
            </w:pPr>
            <w:r>
              <w:t xml:space="preserve">Transactions are </w:t>
            </w:r>
            <w:r w:rsidR="0028020B">
              <w:t xml:space="preserve">sorted </w:t>
            </w:r>
            <w:r>
              <w:t xml:space="preserve">through </w:t>
            </w:r>
            <w:r w:rsidR="0028020B">
              <w:t>the date range in a particular order.</w:t>
            </w:r>
          </w:p>
        </w:tc>
      </w:tr>
      <w:tr w:rsidR="00CE5191" w:rsidRPr="00CA1699" w14:paraId="692820DF" w14:textId="77777777" w:rsidTr="006516EB">
        <w:tc>
          <w:tcPr>
            <w:tcW w:w="3240" w:type="dxa"/>
          </w:tcPr>
          <w:p w14:paraId="4DD5112B" w14:textId="77777777" w:rsidR="00CE5191" w:rsidRPr="00CA1699" w:rsidRDefault="00CE5191" w:rsidP="00557D1C">
            <w:pPr>
              <w:jc w:val="center"/>
              <w:pPrChange w:id="362" w:author="np01cp4a210128@islingtoncollege.edu.np" w:date="2025-07-29T10:29:00Z">
                <w:pPr>
                  <w:jc w:val="both"/>
                </w:pPr>
              </w:pPrChange>
            </w:pPr>
            <w:r w:rsidRPr="00CA1699">
              <w:t>Actual Result</w:t>
            </w:r>
          </w:p>
        </w:tc>
        <w:tc>
          <w:tcPr>
            <w:tcW w:w="5400" w:type="dxa"/>
          </w:tcPr>
          <w:p w14:paraId="0200862D" w14:textId="04B96F3D" w:rsidR="00CE5191" w:rsidRPr="00CA1699" w:rsidRDefault="00CE5191" w:rsidP="00557D1C">
            <w:pPr>
              <w:jc w:val="center"/>
              <w:pPrChange w:id="363" w:author="np01cp4a210128@islingtoncollege.edu.np" w:date="2025-07-29T10:29:00Z">
                <w:pPr>
                  <w:jc w:val="both"/>
                </w:pPr>
              </w:pPrChange>
            </w:pPr>
            <w:r>
              <w:t xml:space="preserve">Transactions are </w:t>
            </w:r>
            <w:r w:rsidR="0028020B">
              <w:t>sorted</w:t>
            </w:r>
            <w:r>
              <w:t xml:space="preserve"> through </w:t>
            </w:r>
            <w:r w:rsidR="0028020B">
              <w:t>a particular order of date.</w:t>
            </w:r>
          </w:p>
        </w:tc>
      </w:tr>
      <w:tr w:rsidR="00CE5191" w:rsidRPr="00CA1699" w14:paraId="0D5A8DDC" w14:textId="77777777" w:rsidTr="006516EB">
        <w:trPr>
          <w:trHeight w:val="58"/>
        </w:trPr>
        <w:tc>
          <w:tcPr>
            <w:tcW w:w="3240" w:type="dxa"/>
          </w:tcPr>
          <w:p w14:paraId="4381F184" w14:textId="77777777" w:rsidR="00CE5191" w:rsidRPr="00CA1699" w:rsidRDefault="00CE5191" w:rsidP="00557D1C">
            <w:pPr>
              <w:jc w:val="center"/>
              <w:pPrChange w:id="364" w:author="np01cp4a210128@islingtoncollege.edu.np" w:date="2025-07-29T10:29:00Z">
                <w:pPr>
                  <w:jc w:val="both"/>
                </w:pPr>
              </w:pPrChange>
            </w:pPr>
            <w:r w:rsidRPr="00CA1699">
              <w:t>Conclusion</w:t>
            </w:r>
          </w:p>
        </w:tc>
        <w:tc>
          <w:tcPr>
            <w:tcW w:w="5400" w:type="dxa"/>
          </w:tcPr>
          <w:p w14:paraId="6B1B3203" w14:textId="77777777" w:rsidR="00CE5191" w:rsidRPr="00CA1699" w:rsidRDefault="00CE5191" w:rsidP="00557D1C">
            <w:pPr>
              <w:keepNext/>
              <w:jc w:val="center"/>
              <w:pPrChange w:id="365" w:author="np01cp4a210128@islingtoncollege.edu.np" w:date="2025-07-29T10:29:00Z">
                <w:pPr>
                  <w:keepNext/>
                  <w:jc w:val="both"/>
                </w:pPr>
              </w:pPrChange>
            </w:pPr>
            <w:r w:rsidRPr="00CA1699">
              <w:t>Test is successful.</w:t>
            </w:r>
          </w:p>
        </w:tc>
      </w:tr>
    </w:tbl>
    <w:p w14:paraId="6516F46C" w14:textId="77777777" w:rsidR="006842D5" w:rsidRDefault="006842D5" w:rsidP="00557D1C">
      <w:pPr>
        <w:pStyle w:val="Caption"/>
        <w:jc w:val="center"/>
        <w:rPr>
          <w:ins w:id="366" w:author="np01cp4a210128@islingtoncollege.edu.np" w:date="2025-07-29T10:29:00Z"/>
        </w:rPr>
      </w:pPr>
    </w:p>
    <w:p w14:paraId="22DA0D88" w14:textId="28587897" w:rsidR="00213D5D" w:rsidRDefault="00557D1C" w:rsidP="00557D1C">
      <w:pPr>
        <w:pStyle w:val="Caption"/>
        <w:jc w:val="center"/>
        <w:rPr>
          <w:ins w:id="367" w:author="np01cp4a210128@islingtoncollege.edu.np" w:date="2025-07-29T10:25:00Z"/>
        </w:rPr>
        <w:pPrChange w:id="368" w:author="np01cp4a210128@islingtoncollege.edu.np" w:date="2025-07-29T10:29:00Z">
          <w:pPr>
            <w:jc w:val="both"/>
          </w:pPr>
        </w:pPrChange>
      </w:pPr>
      <w:ins w:id="369" w:author="np01cp4a210128@islingtoncollege.edu.np" w:date="2025-07-29T10:29:00Z">
        <w:r>
          <w:t xml:space="preserve">Table </w:t>
        </w:r>
        <w:r>
          <w:fldChar w:fldCharType="begin"/>
        </w:r>
        <w:r>
          <w:instrText xml:space="preserve"> SEQ Table \* ARABIC </w:instrText>
        </w:r>
      </w:ins>
      <w:r>
        <w:fldChar w:fldCharType="separate"/>
      </w:r>
      <w:ins w:id="370" w:author="np01cp4a210128@islingtoncollege.edu.np" w:date="2025-07-29T10:29:00Z">
        <w:r>
          <w:rPr>
            <w:noProof/>
          </w:rPr>
          <w:t>10</w:t>
        </w:r>
        <w:r>
          <w:fldChar w:fldCharType="end"/>
        </w:r>
        <w:r>
          <w:t xml:space="preserve"> Sorting transactions by date</w:t>
        </w:r>
      </w:ins>
    </w:p>
    <w:p w14:paraId="790AC001" w14:textId="2EA3BBB2" w:rsidR="00133E90" w:rsidRDefault="00133E90" w:rsidP="00133E90">
      <w:pPr>
        <w:keepNext/>
        <w:jc w:val="center"/>
        <w:rPr>
          <w:ins w:id="371" w:author="np01cp4a210128@islingtoncollege.edu.np" w:date="2025-07-29T10:25:00Z"/>
        </w:rPr>
        <w:pPrChange w:id="372" w:author="np01cp4a210128@islingtoncollege.edu.np" w:date="2025-07-29T10:26:00Z">
          <w:pPr>
            <w:jc w:val="both"/>
          </w:pPr>
        </w:pPrChange>
      </w:pPr>
      <w:ins w:id="373" w:author="np01cp4a210128@islingtoncollege.edu.np" w:date="2025-07-29T10:26:00Z">
        <w:r w:rsidRPr="00133E90">
          <w:drawing>
            <wp:inline distT="0" distB="0" distL="0" distR="0" wp14:anchorId="5A64611F" wp14:editId="555A4FA5">
              <wp:extent cx="5943600" cy="8439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843915"/>
                      </a:xfrm>
                      <a:prstGeom prst="rect">
                        <a:avLst/>
                      </a:prstGeom>
                    </pic:spPr>
                  </pic:pic>
                </a:graphicData>
              </a:graphic>
            </wp:inline>
          </w:drawing>
        </w:r>
      </w:ins>
    </w:p>
    <w:p w14:paraId="41858000" w14:textId="679F8DC2" w:rsidR="00133E90" w:rsidRDefault="00133E90" w:rsidP="00133E90">
      <w:pPr>
        <w:pStyle w:val="Caption"/>
        <w:jc w:val="center"/>
        <w:rPr>
          <w:ins w:id="374" w:author="np01cp4a210128@islingtoncollege.edu.np" w:date="2025-07-29T10:26:00Z"/>
        </w:rPr>
      </w:pPr>
      <w:ins w:id="375" w:author="np01cp4a210128@islingtoncollege.edu.np" w:date="2025-07-29T10:25:00Z">
        <w:r>
          <w:t xml:space="preserve">Figure </w:t>
        </w:r>
        <w:r>
          <w:fldChar w:fldCharType="begin"/>
        </w:r>
        <w:r>
          <w:instrText xml:space="preserve"> SEQ Figure \* ARABIC </w:instrText>
        </w:r>
      </w:ins>
      <w:r>
        <w:fldChar w:fldCharType="separate"/>
      </w:r>
      <w:ins w:id="376" w:author="np01cp4a210128@islingtoncollege.edu.np" w:date="2025-07-29T12:31:00Z">
        <w:r w:rsidR="00A90213">
          <w:rPr>
            <w:noProof/>
          </w:rPr>
          <w:t>66</w:t>
        </w:r>
      </w:ins>
      <w:ins w:id="377" w:author="np01cp4a210128@islingtoncollege.edu.np" w:date="2025-07-29T10:25:00Z">
        <w:r>
          <w:fldChar w:fldCharType="end"/>
        </w:r>
        <w:r>
          <w:t xml:space="preserve"> Sorting transactions by date</w:t>
        </w:r>
      </w:ins>
    </w:p>
    <w:p w14:paraId="432D2AD9" w14:textId="77777777" w:rsidR="00D21E51" w:rsidRDefault="00D21E51" w:rsidP="00D21E51">
      <w:pPr>
        <w:keepNext/>
        <w:jc w:val="center"/>
        <w:rPr>
          <w:ins w:id="378" w:author="np01cp4a210128@islingtoncollege.edu.np" w:date="2025-07-29T10:26:00Z"/>
        </w:rPr>
        <w:pPrChange w:id="379" w:author="np01cp4a210128@islingtoncollege.edu.np" w:date="2025-07-29T10:27:00Z">
          <w:pPr/>
        </w:pPrChange>
      </w:pPr>
      <w:ins w:id="380" w:author="np01cp4a210128@islingtoncollege.edu.np" w:date="2025-07-29T10:26:00Z">
        <w:r w:rsidRPr="00D21E51">
          <w:drawing>
            <wp:inline distT="0" distB="0" distL="0" distR="0" wp14:anchorId="724EFE64" wp14:editId="27CBE45C">
              <wp:extent cx="5943600" cy="1252220"/>
              <wp:effectExtent l="0" t="0" r="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252220"/>
                      </a:xfrm>
                      <a:prstGeom prst="rect">
                        <a:avLst/>
                      </a:prstGeom>
                    </pic:spPr>
                  </pic:pic>
                </a:graphicData>
              </a:graphic>
            </wp:inline>
          </w:drawing>
        </w:r>
      </w:ins>
    </w:p>
    <w:p w14:paraId="15382CB0" w14:textId="555C6FFD" w:rsidR="00D21E51" w:rsidRPr="00D21E51" w:rsidRDefault="00D21E51" w:rsidP="00D21E51">
      <w:pPr>
        <w:pStyle w:val="Caption"/>
        <w:jc w:val="center"/>
        <w:pPrChange w:id="381" w:author="np01cp4a210128@islingtoncollege.edu.np" w:date="2025-07-29T10:27:00Z">
          <w:pPr>
            <w:jc w:val="both"/>
          </w:pPr>
        </w:pPrChange>
      </w:pPr>
      <w:ins w:id="382" w:author="np01cp4a210128@islingtoncollege.edu.np" w:date="2025-07-29T10:26:00Z">
        <w:r>
          <w:t xml:space="preserve">Figure </w:t>
        </w:r>
        <w:r>
          <w:fldChar w:fldCharType="begin"/>
        </w:r>
        <w:r>
          <w:instrText xml:space="preserve"> SEQ Figure \* ARABIC </w:instrText>
        </w:r>
      </w:ins>
      <w:r>
        <w:fldChar w:fldCharType="separate"/>
      </w:r>
      <w:ins w:id="383" w:author="np01cp4a210128@islingtoncollege.edu.np" w:date="2025-07-29T12:31:00Z">
        <w:r w:rsidR="00A90213">
          <w:rPr>
            <w:noProof/>
          </w:rPr>
          <w:t>67</w:t>
        </w:r>
      </w:ins>
      <w:ins w:id="384" w:author="np01cp4a210128@islingtoncollege.edu.np" w:date="2025-07-29T10:26:00Z">
        <w:r>
          <w:fldChar w:fldCharType="end"/>
        </w:r>
        <w:r>
          <w:t xml:space="preserve"> Sorted by date</w:t>
        </w:r>
      </w:ins>
    </w:p>
    <w:p w14:paraId="1E8F151F" w14:textId="337F6738" w:rsidR="0028020B" w:rsidRDefault="0028020B" w:rsidP="00EE26B1">
      <w:pPr>
        <w:jc w:val="both"/>
        <w:rPr>
          <w:ins w:id="385" w:author="np01cp4a210128@islingtoncollege.edu.np" w:date="2025-07-29T10:27:00Z"/>
        </w:rPr>
      </w:pPr>
    </w:p>
    <w:p w14:paraId="39A78F68" w14:textId="6F410638" w:rsidR="00B3711A" w:rsidRDefault="00B3711A" w:rsidP="00EE26B1">
      <w:pPr>
        <w:jc w:val="both"/>
        <w:rPr>
          <w:ins w:id="386" w:author="np01cp4a210128@islingtoncollege.edu.np" w:date="2025-07-29T10:27:00Z"/>
        </w:rPr>
      </w:pPr>
    </w:p>
    <w:p w14:paraId="2C988ECE" w14:textId="44305489" w:rsidR="00B3711A" w:rsidRDefault="00B3711A" w:rsidP="00EE26B1">
      <w:pPr>
        <w:jc w:val="both"/>
        <w:rPr>
          <w:ins w:id="387" w:author="np01cp4a210128@islingtoncollege.edu.np" w:date="2025-07-29T10:27:00Z"/>
        </w:rPr>
      </w:pPr>
    </w:p>
    <w:p w14:paraId="0D27E6D0" w14:textId="39AB15E8" w:rsidR="00B3711A" w:rsidRDefault="00B3711A" w:rsidP="00EE26B1">
      <w:pPr>
        <w:jc w:val="both"/>
        <w:rPr>
          <w:ins w:id="388" w:author="np01cp4a210128@islingtoncollege.edu.np" w:date="2025-07-29T10:27:00Z"/>
        </w:rPr>
      </w:pPr>
    </w:p>
    <w:p w14:paraId="7374438F" w14:textId="26D1B981" w:rsidR="00B3711A" w:rsidRDefault="00B3711A" w:rsidP="00EE26B1">
      <w:pPr>
        <w:jc w:val="both"/>
        <w:rPr>
          <w:ins w:id="389" w:author="np01cp4a210128@islingtoncollege.edu.np" w:date="2025-07-29T10:27:00Z"/>
        </w:rPr>
      </w:pPr>
    </w:p>
    <w:p w14:paraId="56C6400A" w14:textId="1C944A31" w:rsidR="00B3711A" w:rsidRDefault="00B3711A" w:rsidP="00EE26B1">
      <w:pPr>
        <w:jc w:val="both"/>
        <w:rPr>
          <w:ins w:id="390" w:author="np01cp4a210128@islingtoncollege.edu.np" w:date="2025-07-29T10:27:00Z"/>
        </w:rPr>
      </w:pPr>
    </w:p>
    <w:p w14:paraId="7FEF0972" w14:textId="59AC26AB" w:rsidR="00B3711A" w:rsidRDefault="00B3711A" w:rsidP="00EE26B1">
      <w:pPr>
        <w:jc w:val="both"/>
        <w:rPr>
          <w:ins w:id="391" w:author="np01cp4a210128@islingtoncollege.edu.np" w:date="2025-07-29T10:27:00Z"/>
        </w:rPr>
      </w:pPr>
    </w:p>
    <w:p w14:paraId="3C544304" w14:textId="53F67704" w:rsidR="00B3711A" w:rsidRDefault="00B3711A" w:rsidP="00EE26B1">
      <w:pPr>
        <w:jc w:val="both"/>
        <w:rPr>
          <w:ins w:id="392" w:author="np01cp4a210128@islingtoncollege.edu.np" w:date="2025-07-29T10:27:00Z"/>
        </w:rPr>
      </w:pPr>
    </w:p>
    <w:p w14:paraId="3140B93C" w14:textId="62145507" w:rsidR="00B3711A" w:rsidRDefault="00B3711A" w:rsidP="00EE26B1">
      <w:pPr>
        <w:jc w:val="both"/>
        <w:rPr>
          <w:ins w:id="393" w:author="np01cp4a210128@islingtoncollege.edu.np" w:date="2025-07-29T10:27:00Z"/>
        </w:rPr>
      </w:pPr>
    </w:p>
    <w:p w14:paraId="410EC5CF" w14:textId="7D53127E" w:rsidR="00B3711A" w:rsidRDefault="00B3711A" w:rsidP="00EE26B1">
      <w:pPr>
        <w:jc w:val="both"/>
        <w:rPr>
          <w:ins w:id="394" w:author="np01cp4a210128@islingtoncollege.edu.np" w:date="2025-07-29T10:27:00Z"/>
        </w:rPr>
      </w:pPr>
    </w:p>
    <w:p w14:paraId="76F95F03" w14:textId="77777777" w:rsidR="00B3711A" w:rsidRDefault="00B3711A" w:rsidP="00EE42AF">
      <w:pPr>
        <w:jc w:val="center"/>
        <w:pPrChange w:id="395" w:author="np01cp4a210128@islingtoncollege.edu.np" w:date="2025-07-29T10:32:00Z">
          <w:pPr>
            <w:jc w:val="both"/>
          </w:pPr>
        </w:pPrChange>
      </w:pPr>
    </w:p>
    <w:tbl>
      <w:tblPr>
        <w:tblStyle w:val="TableGridLight"/>
        <w:tblW w:w="0" w:type="auto"/>
        <w:tblLook w:val="04A0" w:firstRow="1" w:lastRow="0" w:firstColumn="1" w:lastColumn="0" w:noHBand="0" w:noVBand="1"/>
      </w:tblPr>
      <w:tblGrid>
        <w:gridCol w:w="3240"/>
        <w:gridCol w:w="5400"/>
      </w:tblGrid>
      <w:tr w:rsidR="0028020B" w:rsidRPr="00CA1699" w14:paraId="3D86F94B" w14:textId="77777777" w:rsidTr="006516EB">
        <w:tc>
          <w:tcPr>
            <w:tcW w:w="3240" w:type="dxa"/>
          </w:tcPr>
          <w:p w14:paraId="2488D97C" w14:textId="77777777" w:rsidR="0028020B" w:rsidRPr="00CA1699" w:rsidRDefault="0028020B" w:rsidP="00EE42AF">
            <w:pPr>
              <w:jc w:val="center"/>
              <w:pPrChange w:id="396" w:author="np01cp4a210128@islingtoncollege.edu.np" w:date="2025-07-29T10:32:00Z">
                <w:pPr>
                  <w:jc w:val="both"/>
                </w:pPr>
              </w:pPrChange>
            </w:pPr>
            <w:r w:rsidRPr="00CA1699">
              <w:t>Test No</w:t>
            </w:r>
          </w:p>
        </w:tc>
        <w:tc>
          <w:tcPr>
            <w:tcW w:w="5400" w:type="dxa"/>
          </w:tcPr>
          <w:p w14:paraId="310C3CD8" w14:textId="3FCE610A" w:rsidR="0028020B" w:rsidRPr="00CA1699" w:rsidRDefault="0028020B" w:rsidP="00EE42AF">
            <w:pPr>
              <w:jc w:val="center"/>
              <w:pPrChange w:id="397" w:author="np01cp4a210128@islingtoncollege.edu.np" w:date="2025-07-29T10:32:00Z">
                <w:pPr>
                  <w:jc w:val="both"/>
                </w:pPr>
              </w:pPrChange>
            </w:pPr>
            <w:r>
              <w:t>1</w:t>
            </w:r>
            <w:r w:rsidR="00B50B5D">
              <w:t>1</w:t>
            </w:r>
          </w:p>
        </w:tc>
      </w:tr>
      <w:tr w:rsidR="0028020B" w:rsidRPr="00CA1699" w14:paraId="7954B0B1" w14:textId="77777777" w:rsidTr="006516EB">
        <w:tc>
          <w:tcPr>
            <w:tcW w:w="3240" w:type="dxa"/>
          </w:tcPr>
          <w:p w14:paraId="7E168F61" w14:textId="77777777" w:rsidR="0028020B" w:rsidRPr="00CA1699" w:rsidRDefault="0028020B" w:rsidP="00EE42AF">
            <w:pPr>
              <w:jc w:val="center"/>
              <w:pPrChange w:id="398" w:author="np01cp4a210128@islingtoncollege.edu.np" w:date="2025-07-29T10:32:00Z">
                <w:pPr>
                  <w:jc w:val="both"/>
                </w:pPr>
              </w:pPrChange>
            </w:pPr>
            <w:r w:rsidRPr="00CA1699">
              <w:t>Objective</w:t>
            </w:r>
          </w:p>
        </w:tc>
        <w:tc>
          <w:tcPr>
            <w:tcW w:w="5400" w:type="dxa"/>
          </w:tcPr>
          <w:p w14:paraId="7AF7244B" w14:textId="77777777" w:rsidR="00B50B5D" w:rsidRDefault="00B50B5D" w:rsidP="00EE42AF">
            <w:pPr>
              <w:jc w:val="center"/>
              <w:pPrChange w:id="399" w:author="np01cp4a210128@islingtoncollege.edu.np" w:date="2025-07-29T10:32:00Z">
                <w:pPr/>
              </w:pPrChange>
            </w:pPr>
            <w:r>
              <w:t>Searching transactions by title, seamlessly with existing sorting and filtering results</w:t>
            </w:r>
          </w:p>
          <w:p w14:paraId="6178FB7C" w14:textId="77777777" w:rsidR="0028020B" w:rsidRPr="00CA1699" w:rsidRDefault="0028020B" w:rsidP="00EE42AF">
            <w:pPr>
              <w:jc w:val="center"/>
              <w:pPrChange w:id="400" w:author="np01cp4a210128@islingtoncollege.edu.np" w:date="2025-07-29T10:32:00Z">
                <w:pPr>
                  <w:jc w:val="both"/>
                </w:pPr>
              </w:pPrChange>
            </w:pPr>
          </w:p>
        </w:tc>
      </w:tr>
      <w:tr w:rsidR="0028020B" w:rsidRPr="00CA1699" w14:paraId="521C2BCC" w14:textId="77777777" w:rsidTr="006516EB">
        <w:tc>
          <w:tcPr>
            <w:tcW w:w="3240" w:type="dxa"/>
          </w:tcPr>
          <w:p w14:paraId="410B5EAD" w14:textId="77777777" w:rsidR="0028020B" w:rsidRPr="00CA1699" w:rsidRDefault="0028020B" w:rsidP="00EE42AF">
            <w:pPr>
              <w:jc w:val="center"/>
              <w:pPrChange w:id="401" w:author="np01cp4a210128@islingtoncollege.edu.np" w:date="2025-07-29T10:32:00Z">
                <w:pPr>
                  <w:jc w:val="both"/>
                </w:pPr>
              </w:pPrChange>
            </w:pPr>
            <w:r w:rsidRPr="00CA1699">
              <w:t>Action</w:t>
            </w:r>
          </w:p>
        </w:tc>
        <w:tc>
          <w:tcPr>
            <w:tcW w:w="5400" w:type="dxa"/>
          </w:tcPr>
          <w:p w14:paraId="6C3BEDBC" w14:textId="3AF562E4" w:rsidR="0028020B" w:rsidRPr="00CA1699" w:rsidRDefault="00B570FE" w:rsidP="00EE42AF">
            <w:pPr>
              <w:jc w:val="center"/>
              <w:pPrChange w:id="402" w:author="np01cp4a210128@islingtoncollege.edu.np" w:date="2025-07-29T10:32:00Z">
                <w:pPr>
                  <w:jc w:val="both"/>
                </w:pPr>
              </w:pPrChange>
            </w:pPr>
            <w:r>
              <w:t>The transactions are searched through title along with predefined sort and filter results.</w:t>
            </w:r>
          </w:p>
        </w:tc>
      </w:tr>
      <w:tr w:rsidR="0028020B" w:rsidRPr="00CA1699" w14:paraId="6447218D" w14:textId="77777777" w:rsidTr="006516EB">
        <w:tc>
          <w:tcPr>
            <w:tcW w:w="3240" w:type="dxa"/>
          </w:tcPr>
          <w:p w14:paraId="1DC91D88" w14:textId="77777777" w:rsidR="0028020B" w:rsidRPr="00CA1699" w:rsidRDefault="0028020B" w:rsidP="00EE42AF">
            <w:pPr>
              <w:jc w:val="center"/>
              <w:pPrChange w:id="403" w:author="np01cp4a210128@islingtoncollege.edu.np" w:date="2025-07-29T10:32:00Z">
                <w:pPr>
                  <w:jc w:val="both"/>
                </w:pPr>
              </w:pPrChange>
            </w:pPr>
            <w:r w:rsidRPr="00CA1699">
              <w:t>Expected Result</w:t>
            </w:r>
          </w:p>
        </w:tc>
        <w:tc>
          <w:tcPr>
            <w:tcW w:w="5400" w:type="dxa"/>
          </w:tcPr>
          <w:p w14:paraId="477EBDE0" w14:textId="412405C3" w:rsidR="0028020B" w:rsidRPr="00CA1699" w:rsidRDefault="00B570FE" w:rsidP="00EE42AF">
            <w:pPr>
              <w:jc w:val="center"/>
              <w:pPrChange w:id="404" w:author="np01cp4a210128@islingtoncollege.edu.np" w:date="2025-07-29T10:32:00Z">
                <w:pPr>
                  <w:jc w:val="both"/>
                </w:pPr>
              </w:pPrChange>
            </w:pPr>
            <w:r>
              <w:t>The transactions are searched with the title with defined sort and filter results from before.</w:t>
            </w:r>
          </w:p>
        </w:tc>
      </w:tr>
      <w:tr w:rsidR="0028020B" w:rsidRPr="00CA1699" w14:paraId="5BC05CC4" w14:textId="77777777" w:rsidTr="006516EB">
        <w:tc>
          <w:tcPr>
            <w:tcW w:w="3240" w:type="dxa"/>
          </w:tcPr>
          <w:p w14:paraId="17DEFCA3" w14:textId="77777777" w:rsidR="0028020B" w:rsidRPr="00CA1699" w:rsidRDefault="0028020B" w:rsidP="00EE42AF">
            <w:pPr>
              <w:jc w:val="center"/>
              <w:pPrChange w:id="405" w:author="np01cp4a210128@islingtoncollege.edu.np" w:date="2025-07-29T10:32:00Z">
                <w:pPr>
                  <w:jc w:val="both"/>
                </w:pPr>
              </w:pPrChange>
            </w:pPr>
            <w:r w:rsidRPr="00CA1699">
              <w:t>Actual Result</w:t>
            </w:r>
          </w:p>
        </w:tc>
        <w:tc>
          <w:tcPr>
            <w:tcW w:w="5400" w:type="dxa"/>
          </w:tcPr>
          <w:p w14:paraId="608EA798" w14:textId="70B56C10" w:rsidR="0028020B" w:rsidRPr="00CA1699" w:rsidRDefault="00992712" w:rsidP="00EE42AF">
            <w:pPr>
              <w:jc w:val="center"/>
              <w:pPrChange w:id="406" w:author="np01cp4a210128@islingtoncollege.edu.np" w:date="2025-07-29T10:32:00Z">
                <w:pPr>
                  <w:jc w:val="both"/>
                </w:pPr>
              </w:pPrChange>
            </w:pPr>
            <w:r>
              <w:t>The transactions are searched with the title with defined sort and filter results from before.</w:t>
            </w:r>
          </w:p>
        </w:tc>
      </w:tr>
      <w:tr w:rsidR="0028020B" w:rsidRPr="00CA1699" w14:paraId="20314D1D" w14:textId="77777777" w:rsidTr="006516EB">
        <w:trPr>
          <w:trHeight w:val="58"/>
        </w:trPr>
        <w:tc>
          <w:tcPr>
            <w:tcW w:w="3240" w:type="dxa"/>
          </w:tcPr>
          <w:p w14:paraId="7DB3B047" w14:textId="77777777" w:rsidR="0028020B" w:rsidRPr="00CA1699" w:rsidRDefault="0028020B" w:rsidP="00EE42AF">
            <w:pPr>
              <w:jc w:val="center"/>
              <w:pPrChange w:id="407" w:author="np01cp4a210128@islingtoncollege.edu.np" w:date="2025-07-29T10:32:00Z">
                <w:pPr>
                  <w:jc w:val="both"/>
                </w:pPr>
              </w:pPrChange>
            </w:pPr>
            <w:r w:rsidRPr="00CA1699">
              <w:t>Conclusion</w:t>
            </w:r>
          </w:p>
        </w:tc>
        <w:tc>
          <w:tcPr>
            <w:tcW w:w="5400" w:type="dxa"/>
          </w:tcPr>
          <w:p w14:paraId="717E9544" w14:textId="77777777" w:rsidR="0028020B" w:rsidRPr="00CA1699" w:rsidRDefault="0028020B" w:rsidP="00EE42AF">
            <w:pPr>
              <w:keepNext/>
              <w:jc w:val="center"/>
              <w:pPrChange w:id="408" w:author="np01cp4a210128@islingtoncollege.edu.np" w:date="2025-07-29T10:32:00Z">
                <w:pPr>
                  <w:keepNext/>
                  <w:jc w:val="both"/>
                </w:pPr>
              </w:pPrChange>
            </w:pPr>
            <w:r w:rsidRPr="00CA1699">
              <w:t>Test is successful.</w:t>
            </w:r>
          </w:p>
        </w:tc>
      </w:tr>
    </w:tbl>
    <w:p w14:paraId="789F4FDF" w14:textId="77777777" w:rsidR="00FD258B" w:rsidRDefault="00FD258B" w:rsidP="00EE42AF">
      <w:pPr>
        <w:pStyle w:val="Caption"/>
        <w:jc w:val="center"/>
        <w:rPr>
          <w:ins w:id="409" w:author="np01cp4a210128@islingtoncollege.edu.np" w:date="2025-07-29T10:32:00Z"/>
        </w:rPr>
      </w:pPr>
    </w:p>
    <w:p w14:paraId="5DD737E9" w14:textId="04422558" w:rsidR="0028020B" w:rsidRDefault="00EE42AF" w:rsidP="00EE42AF">
      <w:pPr>
        <w:pStyle w:val="Caption"/>
        <w:jc w:val="center"/>
        <w:pPrChange w:id="410" w:author="np01cp4a210128@islingtoncollege.edu.np" w:date="2025-07-29T10:32:00Z">
          <w:pPr>
            <w:jc w:val="both"/>
          </w:pPr>
        </w:pPrChange>
      </w:pPr>
      <w:ins w:id="411" w:author="np01cp4a210128@islingtoncollege.edu.np" w:date="2025-07-29T10:31:00Z">
        <w:r>
          <w:t xml:space="preserve">Table </w:t>
        </w:r>
        <w:r>
          <w:fldChar w:fldCharType="begin"/>
        </w:r>
        <w:r>
          <w:instrText xml:space="preserve"> SEQ Table \* ARABIC </w:instrText>
        </w:r>
      </w:ins>
      <w:r>
        <w:fldChar w:fldCharType="separate"/>
      </w:r>
      <w:ins w:id="412" w:author="np01cp4a210128@islingtoncollege.edu.np" w:date="2025-07-29T10:31:00Z">
        <w:r>
          <w:rPr>
            <w:noProof/>
          </w:rPr>
          <w:t>11</w:t>
        </w:r>
        <w:r>
          <w:fldChar w:fldCharType="end"/>
        </w:r>
        <w:r>
          <w:t xml:space="preserve"> Searching transactions by title with existing filter and sort results</w:t>
        </w:r>
      </w:ins>
    </w:p>
    <w:p w14:paraId="3ECEA6BC" w14:textId="77777777" w:rsidR="00B3711A" w:rsidRDefault="00B3711A" w:rsidP="00EE42AF">
      <w:pPr>
        <w:keepNext/>
        <w:jc w:val="center"/>
        <w:rPr>
          <w:ins w:id="413" w:author="np01cp4a210128@islingtoncollege.edu.np" w:date="2025-07-29T10:28:00Z"/>
        </w:rPr>
        <w:pPrChange w:id="414" w:author="np01cp4a210128@islingtoncollege.edu.np" w:date="2025-07-29T10:32:00Z">
          <w:pPr>
            <w:jc w:val="both"/>
          </w:pPr>
        </w:pPrChange>
      </w:pPr>
      <w:ins w:id="415" w:author="np01cp4a210128@islingtoncollege.edu.np" w:date="2025-07-29T10:27:00Z">
        <w:r w:rsidRPr="00B3711A">
          <w:drawing>
            <wp:inline distT="0" distB="0" distL="0" distR="0" wp14:anchorId="1EC0B449" wp14:editId="037911E4">
              <wp:extent cx="5943600" cy="10477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047750"/>
                      </a:xfrm>
                      <a:prstGeom prst="rect">
                        <a:avLst/>
                      </a:prstGeom>
                    </pic:spPr>
                  </pic:pic>
                </a:graphicData>
              </a:graphic>
            </wp:inline>
          </w:drawing>
        </w:r>
      </w:ins>
    </w:p>
    <w:p w14:paraId="7EDDD6D6" w14:textId="5C16C0D0" w:rsidR="009D19EF" w:rsidRDefault="00B3711A" w:rsidP="00EE42AF">
      <w:pPr>
        <w:pStyle w:val="Caption"/>
        <w:jc w:val="center"/>
        <w:rPr>
          <w:ins w:id="416" w:author="np01cp4a210128@islingtoncollege.edu.np" w:date="2025-07-29T10:32:00Z"/>
        </w:rPr>
      </w:pPr>
      <w:ins w:id="417" w:author="np01cp4a210128@islingtoncollege.edu.np" w:date="2025-07-29T10:28:00Z">
        <w:r>
          <w:t xml:space="preserve">Figure </w:t>
        </w:r>
        <w:r>
          <w:fldChar w:fldCharType="begin"/>
        </w:r>
        <w:r>
          <w:instrText xml:space="preserve"> SEQ Figure \* ARABIC </w:instrText>
        </w:r>
      </w:ins>
      <w:r>
        <w:fldChar w:fldCharType="separate"/>
      </w:r>
      <w:ins w:id="418" w:author="np01cp4a210128@islingtoncollege.edu.np" w:date="2025-07-29T12:31:00Z">
        <w:r w:rsidR="00A90213">
          <w:rPr>
            <w:noProof/>
          </w:rPr>
          <w:t>68</w:t>
        </w:r>
      </w:ins>
      <w:ins w:id="419" w:author="np01cp4a210128@islingtoncollege.edu.np" w:date="2025-07-29T10:28:00Z">
        <w:r>
          <w:fldChar w:fldCharType="end"/>
        </w:r>
        <w:r>
          <w:t xml:space="preserve"> Searching transactions by title with existing filter and sort</w:t>
        </w:r>
      </w:ins>
    </w:p>
    <w:p w14:paraId="7B60D114" w14:textId="00A05AF7" w:rsidR="00410B0E" w:rsidRDefault="00410B0E" w:rsidP="00410B0E">
      <w:pPr>
        <w:rPr>
          <w:ins w:id="420" w:author="np01cp4a210128@islingtoncollege.edu.np" w:date="2025-07-29T10:32:00Z"/>
        </w:rPr>
      </w:pPr>
    </w:p>
    <w:p w14:paraId="22CE695C" w14:textId="07E490C2" w:rsidR="00410B0E" w:rsidRDefault="00410B0E" w:rsidP="00410B0E">
      <w:pPr>
        <w:rPr>
          <w:ins w:id="421" w:author="np01cp4a210128@islingtoncollege.edu.np" w:date="2025-07-29T10:32:00Z"/>
        </w:rPr>
      </w:pPr>
    </w:p>
    <w:p w14:paraId="66921188" w14:textId="52D49858" w:rsidR="00410B0E" w:rsidRDefault="00410B0E" w:rsidP="00410B0E">
      <w:pPr>
        <w:rPr>
          <w:ins w:id="422" w:author="np01cp4a210128@islingtoncollege.edu.np" w:date="2025-07-29T10:32:00Z"/>
        </w:rPr>
      </w:pPr>
    </w:p>
    <w:p w14:paraId="40E55CB5" w14:textId="7D329015" w:rsidR="00410B0E" w:rsidRDefault="00410B0E" w:rsidP="00410B0E">
      <w:pPr>
        <w:rPr>
          <w:ins w:id="423" w:author="np01cp4a210128@islingtoncollege.edu.np" w:date="2025-07-29T10:32:00Z"/>
        </w:rPr>
      </w:pPr>
    </w:p>
    <w:p w14:paraId="17CE6ECA" w14:textId="06C0C892" w:rsidR="00410B0E" w:rsidRDefault="00410B0E" w:rsidP="00410B0E">
      <w:pPr>
        <w:rPr>
          <w:ins w:id="424" w:author="np01cp4a210128@islingtoncollege.edu.np" w:date="2025-07-29T10:32:00Z"/>
        </w:rPr>
      </w:pPr>
    </w:p>
    <w:p w14:paraId="2CDB48A8" w14:textId="1DF65A57" w:rsidR="00410B0E" w:rsidRDefault="00410B0E" w:rsidP="00410B0E">
      <w:pPr>
        <w:rPr>
          <w:ins w:id="425" w:author="np01cp4a210128@islingtoncollege.edu.np" w:date="2025-07-29T10:32:00Z"/>
        </w:rPr>
      </w:pPr>
    </w:p>
    <w:p w14:paraId="0EF471DB" w14:textId="3C28E607" w:rsidR="00410B0E" w:rsidRDefault="00410B0E" w:rsidP="00410B0E">
      <w:pPr>
        <w:rPr>
          <w:ins w:id="426" w:author="np01cp4a210128@islingtoncollege.edu.np" w:date="2025-07-29T10:32:00Z"/>
        </w:rPr>
      </w:pPr>
    </w:p>
    <w:p w14:paraId="080D6C71" w14:textId="14273D04" w:rsidR="00410B0E" w:rsidRDefault="00410B0E" w:rsidP="00410B0E">
      <w:pPr>
        <w:rPr>
          <w:ins w:id="427" w:author="np01cp4a210128@islingtoncollege.edu.np" w:date="2025-07-29T10:32:00Z"/>
        </w:rPr>
      </w:pPr>
    </w:p>
    <w:p w14:paraId="405C716F" w14:textId="3D758072" w:rsidR="00410B0E" w:rsidRDefault="00410B0E" w:rsidP="00410B0E">
      <w:pPr>
        <w:rPr>
          <w:ins w:id="428" w:author="np01cp4a210128@islingtoncollege.edu.np" w:date="2025-07-29T10:32:00Z"/>
        </w:rPr>
      </w:pPr>
    </w:p>
    <w:p w14:paraId="5FCD69EE" w14:textId="441F4CAA" w:rsidR="00410B0E" w:rsidRDefault="00410B0E" w:rsidP="00410B0E">
      <w:pPr>
        <w:rPr>
          <w:ins w:id="429" w:author="np01cp4a210128@islingtoncollege.edu.np" w:date="2025-07-29T10:32:00Z"/>
        </w:rPr>
      </w:pPr>
    </w:p>
    <w:p w14:paraId="7FCCDFB5" w14:textId="7E3295B6" w:rsidR="00410B0E" w:rsidRDefault="00410B0E" w:rsidP="00410B0E">
      <w:pPr>
        <w:rPr>
          <w:ins w:id="430" w:author="np01cp4a210128@islingtoncollege.edu.np" w:date="2025-07-29T10:32:00Z"/>
        </w:rPr>
      </w:pPr>
    </w:p>
    <w:p w14:paraId="75A66DC3" w14:textId="0E330463" w:rsidR="00410B0E" w:rsidRDefault="00410B0E" w:rsidP="00410B0E">
      <w:pPr>
        <w:rPr>
          <w:ins w:id="431" w:author="np01cp4a210128@islingtoncollege.edu.np" w:date="2025-07-29T10:32:00Z"/>
        </w:rPr>
      </w:pPr>
    </w:p>
    <w:p w14:paraId="563BFE90" w14:textId="6E2AB173" w:rsidR="00410B0E" w:rsidRDefault="00410B0E" w:rsidP="00410B0E">
      <w:pPr>
        <w:rPr>
          <w:ins w:id="432" w:author="np01cp4a210128@islingtoncollege.edu.np" w:date="2025-07-29T10:32:00Z"/>
        </w:rPr>
      </w:pPr>
    </w:p>
    <w:p w14:paraId="18FC1ACF" w14:textId="77777777" w:rsidR="00410B0E" w:rsidRPr="00410B0E" w:rsidRDefault="00410B0E" w:rsidP="00410B0E">
      <w:pPr>
        <w:pPrChange w:id="433" w:author="np01cp4a210128@islingtoncollege.edu.np" w:date="2025-07-29T10:32:00Z">
          <w:pPr>
            <w:jc w:val="both"/>
          </w:pPr>
        </w:pPrChange>
      </w:pPr>
    </w:p>
    <w:tbl>
      <w:tblPr>
        <w:tblStyle w:val="TableGridLight"/>
        <w:tblW w:w="0" w:type="auto"/>
        <w:tblLook w:val="04A0" w:firstRow="1" w:lastRow="0" w:firstColumn="1" w:lastColumn="0" w:noHBand="0" w:noVBand="1"/>
      </w:tblPr>
      <w:tblGrid>
        <w:gridCol w:w="3240"/>
        <w:gridCol w:w="5400"/>
      </w:tblGrid>
      <w:tr w:rsidR="009D19EF" w:rsidRPr="00CA1699" w14:paraId="5EE24D4C" w14:textId="77777777" w:rsidTr="006516EB">
        <w:tc>
          <w:tcPr>
            <w:tcW w:w="3240" w:type="dxa"/>
          </w:tcPr>
          <w:p w14:paraId="7AD82232" w14:textId="77777777" w:rsidR="009D19EF" w:rsidRPr="00CA1699" w:rsidRDefault="009D19EF" w:rsidP="003E22C6">
            <w:pPr>
              <w:jc w:val="center"/>
              <w:pPrChange w:id="434" w:author="np01cp4a210128@islingtoncollege.edu.np" w:date="2025-07-29T10:59:00Z">
                <w:pPr>
                  <w:jc w:val="both"/>
                </w:pPr>
              </w:pPrChange>
            </w:pPr>
            <w:r w:rsidRPr="00CA1699">
              <w:lastRenderedPageBreak/>
              <w:t>Test No</w:t>
            </w:r>
          </w:p>
        </w:tc>
        <w:tc>
          <w:tcPr>
            <w:tcW w:w="5400" w:type="dxa"/>
          </w:tcPr>
          <w:p w14:paraId="50A4D73E" w14:textId="5780FDC1" w:rsidR="009D19EF" w:rsidRPr="00CA1699" w:rsidRDefault="009D19EF" w:rsidP="003E22C6">
            <w:pPr>
              <w:jc w:val="center"/>
              <w:pPrChange w:id="435" w:author="np01cp4a210128@islingtoncollege.edu.np" w:date="2025-07-29T10:59:00Z">
                <w:pPr>
                  <w:jc w:val="both"/>
                </w:pPr>
              </w:pPrChange>
            </w:pPr>
            <w:r>
              <w:t>1</w:t>
            </w:r>
            <w:r w:rsidR="003A6AB4">
              <w:t>2</w:t>
            </w:r>
          </w:p>
        </w:tc>
      </w:tr>
      <w:tr w:rsidR="009D19EF" w:rsidRPr="00CA1699" w14:paraId="4184EF42" w14:textId="77777777" w:rsidTr="006516EB">
        <w:tc>
          <w:tcPr>
            <w:tcW w:w="3240" w:type="dxa"/>
          </w:tcPr>
          <w:p w14:paraId="2ABC4C67" w14:textId="77777777" w:rsidR="009D19EF" w:rsidRPr="00CA1699" w:rsidRDefault="009D19EF" w:rsidP="003E22C6">
            <w:pPr>
              <w:jc w:val="center"/>
              <w:pPrChange w:id="436" w:author="np01cp4a210128@islingtoncollege.edu.np" w:date="2025-07-29T10:59:00Z">
                <w:pPr>
                  <w:jc w:val="both"/>
                </w:pPr>
              </w:pPrChange>
            </w:pPr>
            <w:r w:rsidRPr="00CA1699">
              <w:t>Objective</w:t>
            </w:r>
          </w:p>
        </w:tc>
        <w:tc>
          <w:tcPr>
            <w:tcW w:w="5400" w:type="dxa"/>
          </w:tcPr>
          <w:p w14:paraId="5FBF8BE5" w14:textId="77777777" w:rsidR="003A6AB4" w:rsidRDefault="003A6AB4" w:rsidP="003E22C6">
            <w:pPr>
              <w:jc w:val="center"/>
              <w:pPrChange w:id="437" w:author="np01cp4a210128@islingtoncollege.edu.np" w:date="2025-07-29T10:59:00Z">
                <w:pPr/>
              </w:pPrChange>
            </w:pPr>
            <w:r>
              <w:t>Display total number of transactions and total transactions (inflows + debts - outflows)</w:t>
            </w:r>
          </w:p>
          <w:p w14:paraId="6D326621" w14:textId="77777777" w:rsidR="009D19EF" w:rsidRPr="00CA1699" w:rsidRDefault="009D19EF" w:rsidP="003E22C6">
            <w:pPr>
              <w:jc w:val="center"/>
              <w:pPrChange w:id="438" w:author="np01cp4a210128@islingtoncollege.edu.np" w:date="2025-07-29T10:59:00Z">
                <w:pPr>
                  <w:jc w:val="both"/>
                </w:pPr>
              </w:pPrChange>
            </w:pPr>
          </w:p>
        </w:tc>
      </w:tr>
      <w:tr w:rsidR="009D19EF" w:rsidRPr="00CA1699" w14:paraId="7F37209E" w14:textId="77777777" w:rsidTr="006516EB">
        <w:tc>
          <w:tcPr>
            <w:tcW w:w="3240" w:type="dxa"/>
          </w:tcPr>
          <w:p w14:paraId="23DB86C7" w14:textId="77777777" w:rsidR="009D19EF" w:rsidRPr="00CA1699" w:rsidRDefault="009D19EF" w:rsidP="003E22C6">
            <w:pPr>
              <w:jc w:val="center"/>
              <w:pPrChange w:id="439" w:author="np01cp4a210128@islingtoncollege.edu.np" w:date="2025-07-29T10:59:00Z">
                <w:pPr>
                  <w:jc w:val="both"/>
                </w:pPr>
              </w:pPrChange>
            </w:pPr>
            <w:r w:rsidRPr="00CA1699">
              <w:t>Action</w:t>
            </w:r>
          </w:p>
        </w:tc>
        <w:tc>
          <w:tcPr>
            <w:tcW w:w="5400" w:type="dxa"/>
          </w:tcPr>
          <w:p w14:paraId="37CE44EE" w14:textId="297A685E" w:rsidR="009D19EF" w:rsidRPr="00CA1699" w:rsidRDefault="00276EBF" w:rsidP="003E22C6">
            <w:pPr>
              <w:jc w:val="center"/>
              <w:pPrChange w:id="440" w:author="np01cp4a210128@islingtoncollege.edu.np" w:date="2025-07-29T10:59:00Z">
                <w:pPr>
                  <w:jc w:val="both"/>
                </w:pPr>
              </w:pPrChange>
            </w:pPr>
            <w:r>
              <w:t>The total number of transactions and total transactions are displayed in the dashboard.</w:t>
            </w:r>
          </w:p>
        </w:tc>
      </w:tr>
      <w:tr w:rsidR="009D19EF" w:rsidRPr="00CA1699" w14:paraId="67873CC5" w14:textId="77777777" w:rsidTr="006516EB">
        <w:tc>
          <w:tcPr>
            <w:tcW w:w="3240" w:type="dxa"/>
          </w:tcPr>
          <w:p w14:paraId="00EB5C84" w14:textId="77777777" w:rsidR="009D19EF" w:rsidRPr="00CA1699" w:rsidRDefault="009D19EF" w:rsidP="003E22C6">
            <w:pPr>
              <w:jc w:val="center"/>
              <w:pPrChange w:id="441" w:author="np01cp4a210128@islingtoncollege.edu.np" w:date="2025-07-29T10:59:00Z">
                <w:pPr>
                  <w:jc w:val="both"/>
                </w:pPr>
              </w:pPrChange>
            </w:pPr>
            <w:r w:rsidRPr="00CA1699">
              <w:t>Expected Result</w:t>
            </w:r>
          </w:p>
        </w:tc>
        <w:tc>
          <w:tcPr>
            <w:tcW w:w="5400" w:type="dxa"/>
          </w:tcPr>
          <w:p w14:paraId="6048E508" w14:textId="0DE83CA2" w:rsidR="009D19EF" w:rsidRPr="00CA1699" w:rsidRDefault="00276EBF" w:rsidP="003E22C6">
            <w:pPr>
              <w:jc w:val="center"/>
              <w:pPrChange w:id="442" w:author="np01cp4a210128@islingtoncollege.edu.np" w:date="2025-07-29T10:59:00Z">
                <w:pPr>
                  <w:jc w:val="both"/>
                </w:pPr>
              </w:pPrChange>
            </w:pPr>
            <w:r>
              <w:t>The total transactions and number of transactions are displayed.</w:t>
            </w:r>
          </w:p>
        </w:tc>
      </w:tr>
      <w:tr w:rsidR="009D19EF" w:rsidRPr="00CA1699" w14:paraId="19B0DEF8" w14:textId="77777777" w:rsidTr="006516EB">
        <w:tc>
          <w:tcPr>
            <w:tcW w:w="3240" w:type="dxa"/>
          </w:tcPr>
          <w:p w14:paraId="4A334734" w14:textId="77777777" w:rsidR="009D19EF" w:rsidRPr="00CA1699" w:rsidRDefault="009D19EF" w:rsidP="003E22C6">
            <w:pPr>
              <w:jc w:val="center"/>
              <w:pPrChange w:id="443" w:author="np01cp4a210128@islingtoncollege.edu.np" w:date="2025-07-29T10:59:00Z">
                <w:pPr>
                  <w:jc w:val="both"/>
                </w:pPr>
              </w:pPrChange>
            </w:pPr>
            <w:r w:rsidRPr="00CA1699">
              <w:t>Actual Result</w:t>
            </w:r>
          </w:p>
        </w:tc>
        <w:tc>
          <w:tcPr>
            <w:tcW w:w="5400" w:type="dxa"/>
          </w:tcPr>
          <w:p w14:paraId="2C3F767A" w14:textId="0FA815A4" w:rsidR="009D19EF" w:rsidRPr="00CA1699" w:rsidRDefault="00276EBF" w:rsidP="003E22C6">
            <w:pPr>
              <w:jc w:val="center"/>
              <w:pPrChange w:id="444" w:author="np01cp4a210128@islingtoncollege.edu.np" w:date="2025-07-29T10:59:00Z">
                <w:pPr>
                  <w:jc w:val="both"/>
                </w:pPr>
              </w:pPrChange>
            </w:pPr>
            <w:r>
              <w:t>The total transactions and number of transactions are displayed.</w:t>
            </w:r>
          </w:p>
        </w:tc>
      </w:tr>
      <w:tr w:rsidR="009D19EF" w:rsidRPr="00CA1699" w14:paraId="777E7A93" w14:textId="77777777" w:rsidTr="006516EB">
        <w:trPr>
          <w:trHeight w:val="58"/>
        </w:trPr>
        <w:tc>
          <w:tcPr>
            <w:tcW w:w="3240" w:type="dxa"/>
          </w:tcPr>
          <w:p w14:paraId="31668FDC" w14:textId="77777777" w:rsidR="009D19EF" w:rsidRPr="00CA1699" w:rsidRDefault="009D19EF" w:rsidP="003E22C6">
            <w:pPr>
              <w:jc w:val="center"/>
              <w:pPrChange w:id="445" w:author="np01cp4a210128@islingtoncollege.edu.np" w:date="2025-07-29T10:59:00Z">
                <w:pPr>
                  <w:jc w:val="both"/>
                </w:pPr>
              </w:pPrChange>
            </w:pPr>
            <w:r w:rsidRPr="00CA1699">
              <w:t>Conclusion</w:t>
            </w:r>
          </w:p>
        </w:tc>
        <w:tc>
          <w:tcPr>
            <w:tcW w:w="5400" w:type="dxa"/>
          </w:tcPr>
          <w:p w14:paraId="46A9B480" w14:textId="77777777" w:rsidR="009D19EF" w:rsidRPr="00CA1699" w:rsidRDefault="009D19EF" w:rsidP="003E22C6">
            <w:pPr>
              <w:keepNext/>
              <w:jc w:val="center"/>
              <w:pPrChange w:id="446" w:author="np01cp4a210128@islingtoncollege.edu.np" w:date="2025-07-29T10:59:00Z">
                <w:pPr>
                  <w:keepNext/>
                  <w:jc w:val="both"/>
                </w:pPr>
              </w:pPrChange>
            </w:pPr>
            <w:r w:rsidRPr="00CA1699">
              <w:t>Test is successful.</w:t>
            </w:r>
          </w:p>
        </w:tc>
      </w:tr>
    </w:tbl>
    <w:p w14:paraId="53B4F8A8" w14:textId="77777777" w:rsidR="003E22C6" w:rsidRDefault="003E22C6" w:rsidP="003E22C6">
      <w:pPr>
        <w:pStyle w:val="Caption"/>
        <w:jc w:val="center"/>
        <w:rPr>
          <w:ins w:id="447" w:author="np01cp4a210128@islingtoncollege.edu.np" w:date="2025-07-29T10:58:00Z"/>
        </w:rPr>
        <w:pPrChange w:id="448" w:author="np01cp4a210128@islingtoncollege.edu.np" w:date="2025-07-29T10:59:00Z">
          <w:pPr>
            <w:pStyle w:val="Caption"/>
          </w:pPr>
        </w:pPrChange>
      </w:pPr>
    </w:p>
    <w:p w14:paraId="014623CD" w14:textId="78BF08A6" w:rsidR="009D19EF" w:rsidRDefault="003E22C6" w:rsidP="003E22C6">
      <w:pPr>
        <w:pStyle w:val="Caption"/>
        <w:jc w:val="center"/>
        <w:rPr>
          <w:ins w:id="449" w:author="np01cp4a210128@islingtoncollege.edu.np" w:date="2025-07-29T12:06:00Z"/>
        </w:rPr>
      </w:pPr>
      <w:ins w:id="450" w:author="np01cp4a210128@islingtoncollege.edu.np" w:date="2025-07-29T10:58:00Z">
        <w:r>
          <w:t xml:space="preserve">Table </w:t>
        </w:r>
        <w:r>
          <w:fldChar w:fldCharType="begin"/>
        </w:r>
        <w:r>
          <w:instrText xml:space="preserve"> SEQ Table \* ARABIC </w:instrText>
        </w:r>
      </w:ins>
      <w:r>
        <w:fldChar w:fldCharType="separate"/>
      </w:r>
      <w:ins w:id="451" w:author="np01cp4a210128@islingtoncollege.edu.np" w:date="2025-07-29T10:58:00Z">
        <w:r>
          <w:rPr>
            <w:noProof/>
          </w:rPr>
          <w:t>12</w:t>
        </w:r>
        <w:r>
          <w:fldChar w:fldCharType="end"/>
        </w:r>
        <w:r>
          <w:t xml:space="preserve"> Display total number of transaction and total transactions</w:t>
        </w:r>
      </w:ins>
    </w:p>
    <w:p w14:paraId="09B76708" w14:textId="77777777" w:rsidR="00123174" w:rsidRDefault="00123174" w:rsidP="00123174">
      <w:pPr>
        <w:keepNext/>
        <w:jc w:val="center"/>
        <w:rPr>
          <w:ins w:id="452" w:author="np01cp4a210128@islingtoncollege.edu.np" w:date="2025-07-29T12:06:00Z"/>
        </w:rPr>
        <w:pPrChange w:id="453" w:author="np01cp4a210128@islingtoncollege.edu.np" w:date="2025-07-29T12:06:00Z">
          <w:pPr/>
        </w:pPrChange>
      </w:pPr>
      <w:ins w:id="454" w:author="np01cp4a210128@islingtoncollege.edu.np" w:date="2025-07-29T12:06:00Z">
        <w:r w:rsidRPr="00123174">
          <w:drawing>
            <wp:inline distT="0" distB="0" distL="0" distR="0" wp14:anchorId="699C0B8D" wp14:editId="67B49C53">
              <wp:extent cx="5943600" cy="1059815"/>
              <wp:effectExtent l="0" t="0" r="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059815"/>
                      </a:xfrm>
                      <a:prstGeom prst="rect">
                        <a:avLst/>
                      </a:prstGeom>
                    </pic:spPr>
                  </pic:pic>
                </a:graphicData>
              </a:graphic>
            </wp:inline>
          </w:drawing>
        </w:r>
      </w:ins>
    </w:p>
    <w:p w14:paraId="53BBB014" w14:textId="4932E384" w:rsidR="00123174" w:rsidRDefault="00123174" w:rsidP="00123174">
      <w:pPr>
        <w:pStyle w:val="Caption"/>
        <w:jc w:val="center"/>
        <w:rPr>
          <w:ins w:id="455" w:author="np01cp4a210128@islingtoncollege.edu.np" w:date="2025-07-29T12:06:00Z"/>
        </w:rPr>
      </w:pPr>
      <w:ins w:id="456" w:author="np01cp4a210128@islingtoncollege.edu.np" w:date="2025-07-29T12:06:00Z">
        <w:r>
          <w:t xml:space="preserve">Figure </w:t>
        </w:r>
        <w:r>
          <w:fldChar w:fldCharType="begin"/>
        </w:r>
        <w:r>
          <w:instrText xml:space="preserve"> SEQ Figure \* ARABIC </w:instrText>
        </w:r>
      </w:ins>
      <w:r>
        <w:fldChar w:fldCharType="separate"/>
      </w:r>
      <w:ins w:id="457" w:author="np01cp4a210128@islingtoncollege.edu.np" w:date="2025-07-29T12:31:00Z">
        <w:r w:rsidR="00A90213">
          <w:rPr>
            <w:noProof/>
          </w:rPr>
          <w:t>69</w:t>
        </w:r>
      </w:ins>
      <w:ins w:id="458" w:author="np01cp4a210128@islingtoncollege.edu.np" w:date="2025-07-29T12:06:00Z">
        <w:r>
          <w:fldChar w:fldCharType="end"/>
        </w:r>
        <w:r>
          <w:t xml:space="preserve"> Total number of transactions</w:t>
        </w:r>
      </w:ins>
    </w:p>
    <w:p w14:paraId="3C93C97A" w14:textId="77777777" w:rsidR="00654BC5" w:rsidRDefault="00654BC5" w:rsidP="00654BC5">
      <w:pPr>
        <w:keepNext/>
        <w:jc w:val="center"/>
        <w:rPr>
          <w:ins w:id="459" w:author="np01cp4a210128@islingtoncollege.edu.np" w:date="2025-07-29T12:07:00Z"/>
        </w:rPr>
        <w:pPrChange w:id="460" w:author="np01cp4a210128@islingtoncollege.edu.np" w:date="2025-07-29T12:07:00Z">
          <w:pPr/>
        </w:pPrChange>
      </w:pPr>
      <w:ins w:id="461" w:author="np01cp4a210128@islingtoncollege.edu.np" w:date="2025-07-29T12:06:00Z">
        <w:r w:rsidRPr="00654BC5">
          <w:drawing>
            <wp:inline distT="0" distB="0" distL="0" distR="0" wp14:anchorId="2761C5F3" wp14:editId="180F77A8">
              <wp:extent cx="5943600" cy="12839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283970"/>
                      </a:xfrm>
                      <a:prstGeom prst="rect">
                        <a:avLst/>
                      </a:prstGeom>
                    </pic:spPr>
                  </pic:pic>
                </a:graphicData>
              </a:graphic>
            </wp:inline>
          </w:drawing>
        </w:r>
      </w:ins>
    </w:p>
    <w:p w14:paraId="7F73F2A5" w14:textId="762301C6" w:rsidR="00654BC5" w:rsidRPr="00654BC5" w:rsidRDefault="00654BC5" w:rsidP="00654BC5">
      <w:pPr>
        <w:pStyle w:val="Caption"/>
        <w:jc w:val="center"/>
        <w:pPrChange w:id="462" w:author="np01cp4a210128@islingtoncollege.edu.np" w:date="2025-07-29T12:07:00Z">
          <w:pPr/>
        </w:pPrChange>
      </w:pPr>
      <w:ins w:id="463" w:author="np01cp4a210128@islingtoncollege.edu.np" w:date="2025-07-29T12:07:00Z">
        <w:r>
          <w:t xml:space="preserve">Figure </w:t>
        </w:r>
        <w:r>
          <w:fldChar w:fldCharType="begin"/>
        </w:r>
        <w:r>
          <w:instrText xml:space="preserve"> SEQ Figure \* ARABIC </w:instrText>
        </w:r>
      </w:ins>
      <w:r>
        <w:fldChar w:fldCharType="separate"/>
      </w:r>
      <w:ins w:id="464" w:author="np01cp4a210128@islingtoncollege.edu.np" w:date="2025-07-29T12:31:00Z">
        <w:r w:rsidR="00A90213">
          <w:rPr>
            <w:noProof/>
          </w:rPr>
          <w:t>70</w:t>
        </w:r>
      </w:ins>
      <w:ins w:id="465" w:author="np01cp4a210128@islingtoncollege.edu.np" w:date="2025-07-29T12:07:00Z">
        <w:r>
          <w:fldChar w:fldCharType="end"/>
        </w:r>
        <w:r>
          <w:t xml:space="preserve"> Total transactions</w:t>
        </w:r>
      </w:ins>
    </w:p>
    <w:p w14:paraId="0291333E" w14:textId="77777777" w:rsidR="006B2A6A" w:rsidRDefault="006B2A6A" w:rsidP="003E22C6">
      <w:pPr>
        <w:jc w:val="center"/>
        <w:pPrChange w:id="466" w:author="np01cp4a210128@islingtoncollege.edu.np" w:date="2025-07-29T10:59:00Z">
          <w:pPr/>
        </w:pPrChange>
      </w:pPr>
    </w:p>
    <w:p w14:paraId="7FD491C7" w14:textId="18E98531" w:rsidR="006B2A6A" w:rsidRDefault="006B2A6A" w:rsidP="003E22C6">
      <w:pPr>
        <w:jc w:val="center"/>
        <w:pPrChange w:id="467" w:author="np01cp4a210128@islingtoncollege.edu.np" w:date="2025-07-29T10:59:00Z">
          <w:pPr/>
        </w:pPrChange>
      </w:pPr>
    </w:p>
    <w:p w14:paraId="51A7730E" w14:textId="7AB8CDD6" w:rsidR="006B2A6A" w:rsidRDefault="006B2A6A">
      <w:pPr>
        <w:rPr>
          <w:ins w:id="468" w:author="np01cp4a210128@islingtoncollege.edu.np" w:date="2025-07-29T10:59:00Z"/>
        </w:rPr>
      </w:pPr>
    </w:p>
    <w:p w14:paraId="1EBD94D6" w14:textId="652BA57B" w:rsidR="00BF6C85" w:rsidRDefault="00BF6C85">
      <w:pPr>
        <w:rPr>
          <w:ins w:id="469" w:author="np01cp4a210128@islingtoncollege.edu.np" w:date="2025-07-29T10:59:00Z"/>
        </w:rPr>
      </w:pPr>
    </w:p>
    <w:p w14:paraId="56784B34" w14:textId="04B9646E" w:rsidR="00BF6C85" w:rsidRDefault="00BF6C85">
      <w:pPr>
        <w:rPr>
          <w:ins w:id="470" w:author="np01cp4a210128@islingtoncollege.edu.np" w:date="2025-07-29T10:59:00Z"/>
        </w:rPr>
      </w:pPr>
    </w:p>
    <w:p w14:paraId="574E76FF" w14:textId="15F50980" w:rsidR="00BF6C85" w:rsidRDefault="00BF6C85">
      <w:pPr>
        <w:rPr>
          <w:ins w:id="471" w:author="np01cp4a210128@islingtoncollege.edu.np" w:date="2025-07-29T10:59:00Z"/>
        </w:rPr>
      </w:pPr>
    </w:p>
    <w:p w14:paraId="747A3CA1" w14:textId="3BED64A4" w:rsidR="00BF6C85" w:rsidRDefault="00BF6C85">
      <w:pPr>
        <w:rPr>
          <w:ins w:id="472" w:author="np01cp4a210128@islingtoncollege.edu.np" w:date="2025-07-29T10:59:00Z"/>
        </w:rPr>
      </w:pPr>
    </w:p>
    <w:p w14:paraId="1D3ACE4F" w14:textId="0FB587D9" w:rsidR="00BF6C85" w:rsidRDefault="00BF6C85">
      <w:pPr>
        <w:rPr>
          <w:ins w:id="473" w:author="np01cp4a210128@islingtoncollege.edu.np" w:date="2025-07-29T10:59:00Z"/>
        </w:rPr>
      </w:pPr>
    </w:p>
    <w:p w14:paraId="42294482" w14:textId="153969CD" w:rsidR="00BF6C85" w:rsidRDefault="00BF6C85">
      <w:pPr>
        <w:rPr>
          <w:ins w:id="474" w:author="np01cp4a210128@islingtoncollege.edu.np" w:date="2025-07-29T10:59:00Z"/>
        </w:rPr>
      </w:pPr>
    </w:p>
    <w:p w14:paraId="569C9B36" w14:textId="708062C8" w:rsidR="00BF6C85" w:rsidRDefault="00BF6C85">
      <w:pPr>
        <w:rPr>
          <w:ins w:id="475" w:author="np01cp4a210128@islingtoncollege.edu.np" w:date="2025-07-29T10:59:00Z"/>
        </w:rPr>
      </w:pPr>
    </w:p>
    <w:p w14:paraId="7059E27F" w14:textId="77777777" w:rsidR="00BF6C85" w:rsidRDefault="00BF6C85" w:rsidP="0038171F"/>
    <w:tbl>
      <w:tblPr>
        <w:tblStyle w:val="TableGridLight"/>
        <w:tblW w:w="0" w:type="auto"/>
        <w:tblLook w:val="04A0" w:firstRow="1" w:lastRow="0" w:firstColumn="1" w:lastColumn="0" w:noHBand="0" w:noVBand="1"/>
      </w:tblPr>
      <w:tblGrid>
        <w:gridCol w:w="3240"/>
        <w:gridCol w:w="5400"/>
      </w:tblGrid>
      <w:tr w:rsidR="006B2A6A" w:rsidRPr="00CA1699" w14:paraId="521B797E" w14:textId="77777777" w:rsidTr="004E53D9">
        <w:tc>
          <w:tcPr>
            <w:tcW w:w="3240" w:type="dxa"/>
          </w:tcPr>
          <w:p w14:paraId="08A43DF3" w14:textId="77777777" w:rsidR="006B2A6A" w:rsidRPr="00CA1699" w:rsidRDefault="006B2A6A" w:rsidP="00BF6C85">
            <w:pPr>
              <w:jc w:val="center"/>
              <w:pPrChange w:id="476" w:author="np01cp4a210128@islingtoncollege.edu.np" w:date="2025-07-29T10:59:00Z">
                <w:pPr>
                  <w:jc w:val="both"/>
                </w:pPr>
              </w:pPrChange>
            </w:pPr>
            <w:r w:rsidRPr="00CA1699">
              <w:t>Test No</w:t>
            </w:r>
          </w:p>
        </w:tc>
        <w:tc>
          <w:tcPr>
            <w:tcW w:w="5400" w:type="dxa"/>
          </w:tcPr>
          <w:p w14:paraId="1FE93ED0" w14:textId="15C1FA5F" w:rsidR="006B2A6A" w:rsidRPr="00CA1699" w:rsidRDefault="006B2A6A" w:rsidP="00BF6C85">
            <w:pPr>
              <w:jc w:val="center"/>
              <w:pPrChange w:id="477" w:author="np01cp4a210128@islingtoncollege.edu.np" w:date="2025-07-29T10:59:00Z">
                <w:pPr>
                  <w:jc w:val="both"/>
                </w:pPr>
              </w:pPrChange>
            </w:pPr>
            <w:r>
              <w:t>13</w:t>
            </w:r>
          </w:p>
        </w:tc>
      </w:tr>
      <w:tr w:rsidR="006B2A6A" w:rsidRPr="00CA1699" w14:paraId="561E949A" w14:textId="77777777" w:rsidTr="004E53D9">
        <w:tc>
          <w:tcPr>
            <w:tcW w:w="3240" w:type="dxa"/>
          </w:tcPr>
          <w:p w14:paraId="0310BF01" w14:textId="77777777" w:rsidR="006B2A6A" w:rsidRPr="00CA1699" w:rsidRDefault="006B2A6A" w:rsidP="00BF6C85">
            <w:pPr>
              <w:jc w:val="center"/>
              <w:pPrChange w:id="478" w:author="np01cp4a210128@islingtoncollege.edu.np" w:date="2025-07-29T10:59:00Z">
                <w:pPr>
                  <w:jc w:val="both"/>
                </w:pPr>
              </w:pPrChange>
            </w:pPr>
            <w:r w:rsidRPr="00CA1699">
              <w:t>Objective</w:t>
            </w:r>
          </w:p>
        </w:tc>
        <w:tc>
          <w:tcPr>
            <w:tcW w:w="5400" w:type="dxa"/>
          </w:tcPr>
          <w:p w14:paraId="784F4F37" w14:textId="2BFDB665" w:rsidR="006B2A6A" w:rsidRDefault="006B2A6A" w:rsidP="00BF6C85">
            <w:pPr>
              <w:jc w:val="center"/>
              <w:pPrChange w:id="479" w:author="np01cp4a210128@islingtoncollege.edu.np" w:date="2025-07-29T10:59:00Z">
                <w:pPr/>
              </w:pPrChange>
            </w:pPr>
            <w:r>
              <w:t>Display of total inflows, outflows, debt, cleared debt, remaining debt</w:t>
            </w:r>
          </w:p>
          <w:p w14:paraId="1B458C28" w14:textId="77777777" w:rsidR="006B2A6A" w:rsidRPr="00CA1699" w:rsidRDefault="006B2A6A" w:rsidP="00BF6C85">
            <w:pPr>
              <w:jc w:val="center"/>
              <w:pPrChange w:id="480" w:author="np01cp4a210128@islingtoncollege.edu.np" w:date="2025-07-29T10:59:00Z">
                <w:pPr>
                  <w:jc w:val="both"/>
                </w:pPr>
              </w:pPrChange>
            </w:pPr>
          </w:p>
        </w:tc>
      </w:tr>
      <w:tr w:rsidR="006B2A6A" w:rsidRPr="00CA1699" w14:paraId="2999238F" w14:textId="77777777" w:rsidTr="004E53D9">
        <w:tc>
          <w:tcPr>
            <w:tcW w:w="3240" w:type="dxa"/>
          </w:tcPr>
          <w:p w14:paraId="6E37A904" w14:textId="77777777" w:rsidR="006B2A6A" w:rsidRPr="00CA1699" w:rsidRDefault="006B2A6A" w:rsidP="00BF6C85">
            <w:pPr>
              <w:jc w:val="center"/>
              <w:pPrChange w:id="481" w:author="np01cp4a210128@islingtoncollege.edu.np" w:date="2025-07-29T10:59:00Z">
                <w:pPr>
                  <w:jc w:val="both"/>
                </w:pPr>
              </w:pPrChange>
            </w:pPr>
            <w:r w:rsidRPr="00CA1699">
              <w:t>Action</w:t>
            </w:r>
          </w:p>
        </w:tc>
        <w:tc>
          <w:tcPr>
            <w:tcW w:w="5400" w:type="dxa"/>
          </w:tcPr>
          <w:p w14:paraId="685BECD2" w14:textId="2A619AF3" w:rsidR="006B2A6A" w:rsidRPr="00CA1699" w:rsidRDefault="00876122" w:rsidP="00BF6C85">
            <w:pPr>
              <w:jc w:val="center"/>
              <w:pPrChange w:id="482" w:author="np01cp4a210128@islingtoncollege.edu.np" w:date="2025-07-29T10:59:00Z">
                <w:pPr>
                  <w:jc w:val="both"/>
                </w:pPr>
              </w:pPrChange>
            </w:pPr>
            <w:r>
              <w:t>The display of total inflows, outflows</w:t>
            </w:r>
            <w:r w:rsidR="00F34402">
              <w:t>, all types of debts are displayed in dashboard.</w:t>
            </w:r>
          </w:p>
        </w:tc>
      </w:tr>
      <w:tr w:rsidR="006B2A6A" w:rsidRPr="00CA1699" w14:paraId="19A8E450" w14:textId="77777777" w:rsidTr="004E53D9">
        <w:tc>
          <w:tcPr>
            <w:tcW w:w="3240" w:type="dxa"/>
          </w:tcPr>
          <w:p w14:paraId="72F5F4AC" w14:textId="77777777" w:rsidR="006B2A6A" w:rsidRPr="00CA1699" w:rsidRDefault="006B2A6A" w:rsidP="00BF6C85">
            <w:pPr>
              <w:jc w:val="center"/>
              <w:pPrChange w:id="483" w:author="np01cp4a210128@islingtoncollege.edu.np" w:date="2025-07-29T10:59:00Z">
                <w:pPr>
                  <w:jc w:val="both"/>
                </w:pPr>
              </w:pPrChange>
            </w:pPr>
            <w:r w:rsidRPr="00CA1699">
              <w:t>Expected Result</w:t>
            </w:r>
          </w:p>
        </w:tc>
        <w:tc>
          <w:tcPr>
            <w:tcW w:w="5400" w:type="dxa"/>
          </w:tcPr>
          <w:p w14:paraId="60B84E83" w14:textId="4064CE5C" w:rsidR="006B2A6A" w:rsidRPr="00CA1699" w:rsidRDefault="00F34402" w:rsidP="00BF6C85">
            <w:pPr>
              <w:jc w:val="center"/>
              <w:pPrChange w:id="484" w:author="np01cp4a210128@islingtoncollege.edu.np" w:date="2025-07-29T10:59:00Z">
                <w:pPr>
                  <w:jc w:val="both"/>
                </w:pPr>
              </w:pPrChange>
            </w:pPr>
            <w:r>
              <w:t>There is a list of inflows, outflows and all types of debts can be seen while hovering to dashboard.</w:t>
            </w:r>
          </w:p>
        </w:tc>
      </w:tr>
      <w:tr w:rsidR="0035061A" w:rsidRPr="00CA1699" w14:paraId="3EE035EC" w14:textId="77777777" w:rsidTr="004E53D9">
        <w:tc>
          <w:tcPr>
            <w:tcW w:w="3240" w:type="dxa"/>
          </w:tcPr>
          <w:p w14:paraId="7F4B9A0A" w14:textId="77777777" w:rsidR="0035061A" w:rsidRPr="00CA1699" w:rsidRDefault="0035061A" w:rsidP="00BF6C85">
            <w:pPr>
              <w:jc w:val="center"/>
              <w:pPrChange w:id="485" w:author="np01cp4a210128@islingtoncollege.edu.np" w:date="2025-07-29T10:59:00Z">
                <w:pPr>
                  <w:jc w:val="both"/>
                </w:pPr>
              </w:pPrChange>
            </w:pPr>
            <w:r w:rsidRPr="00CA1699">
              <w:t>Actual Result</w:t>
            </w:r>
          </w:p>
        </w:tc>
        <w:tc>
          <w:tcPr>
            <w:tcW w:w="5400" w:type="dxa"/>
          </w:tcPr>
          <w:p w14:paraId="12616EB1" w14:textId="62F9F2FA" w:rsidR="0035061A" w:rsidRPr="00CA1699" w:rsidRDefault="0035061A" w:rsidP="00BF6C85">
            <w:pPr>
              <w:jc w:val="center"/>
              <w:pPrChange w:id="486" w:author="np01cp4a210128@islingtoncollege.edu.np" w:date="2025-07-29T10:59:00Z">
                <w:pPr>
                  <w:jc w:val="both"/>
                </w:pPr>
              </w:pPrChange>
            </w:pPr>
            <w:r>
              <w:t>There is a list of inflows, outflows and all types of debts can be seen while hovering to dashboard.</w:t>
            </w:r>
          </w:p>
        </w:tc>
      </w:tr>
      <w:tr w:rsidR="0035061A" w:rsidRPr="00CA1699" w14:paraId="7958531C" w14:textId="77777777" w:rsidTr="004E53D9">
        <w:trPr>
          <w:trHeight w:val="58"/>
        </w:trPr>
        <w:tc>
          <w:tcPr>
            <w:tcW w:w="3240" w:type="dxa"/>
          </w:tcPr>
          <w:p w14:paraId="3A816C5C" w14:textId="77777777" w:rsidR="0035061A" w:rsidRPr="00CA1699" w:rsidRDefault="0035061A" w:rsidP="00BF6C85">
            <w:pPr>
              <w:jc w:val="center"/>
              <w:pPrChange w:id="487" w:author="np01cp4a210128@islingtoncollege.edu.np" w:date="2025-07-29T10:59:00Z">
                <w:pPr>
                  <w:jc w:val="both"/>
                </w:pPr>
              </w:pPrChange>
            </w:pPr>
            <w:r w:rsidRPr="00CA1699">
              <w:t>Conclusion</w:t>
            </w:r>
          </w:p>
        </w:tc>
        <w:tc>
          <w:tcPr>
            <w:tcW w:w="5400" w:type="dxa"/>
          </w:tcPr>
          <w:p w14:paraId="1226E628" w14:textId="77777777" w:rsidR="0035061A" w:rsidRPr="00CA1699" w:rsidRDefault="0035061A" w:rsidP="00BF6C85">
            <w:pPr>
              <w:keepNext/>
              <w:jc w:val="center"/>
              <w:pPrChange w:id="488" w:author="np01cp4a210128@islingtoncollege.edu.np" w:date="2025-07-29T10:59:00Z">
                <w:pPr>
                  <w:keepNext/>
                  <w:jc w:val="both"/>
                </w:pPr>
              </w:pPrChange>
            </w:pPr>
            <w:r w:rsidRPr="00CA1699">
              <w:t>Test is successful.</w:t>
            </w:r>
          </w:p>
        </w:tc>
      </w:tr>
    </w:tbl>
    <w:p w14:paraId="7662CA43" w14:textId="77777777" w:rsidR="0028020B" w:rsidRDefault="0028020B" w:rsidP="00BF6C85">
      <w:pPr>
        <w:keepNext/>
        <w:jc w:val="center"/>
        <w:pPrChange w:id="489" w:author="np01cp4a210128@islingtoncollege.edu.np" w:date="2025-07-29T10:59:00Z">
          <w:pPr/>
        </w:pPrChange>
      </w:pPr>
    </w:p>
    <w:p w14:paraId="72B37C1D" w14:textId="67658589" w:rsidR="00BC54D2" w:rsidRDefault="00BF6C85" w:rsidP="00BF6C85">
      <w:pPr>
        <w:pStyle w:val="Caption"/>
        <w:jc w:val="center"/>
        <w:rPr>
          <w:ins w:id="490" w:author="np01cp4a210128@islingtoncollege.edu.np" w:date="2025-07-29T12:23:00Z"/>
        </w:rPr>
      </w:pPr>
      <w:ins w:id="491" w:author="np01cp4a210128@islingtoncollege.edu.np" w:date="2025-07-29T10:59:00Z">
        <w:r>
          <w:t xml:space="preserve">Table </w:t>
        </w:r>
        <w:r>
          <w:fldChar w:fldCharType="begin"/>
        </w:r>
        <w:r>
          <w:instrText xml:space="preserve"> SEQ Table \* ARABIC </w:instrText>
        </w:r>
      </w:ins>
      <w:r>
        <w:fldChar w:fldCharType="separate"/>
      </w:r>
      <w:ins w:id="492" w:author="np01cp4a210128@islingtoncollege.edu.np" w:date="2025-07-29T10:59:00Z">
        <w:r>
          <w:rPr>
            <w:noProof/>
          </w:rPr>
          <w:t>13</w:t>
        </w:r>
        <w:r>
          <w:fldChar w:fldCharType="end"/>
        </w:r>
        <w:r>
          <w:t xml:space="preserve"> Display of total inflows, outflows and debt related transactions</w:t>
        </w:r>
      </w:ins>
    </w:p>
    <w:p w14:paraId="67B17B8F" w14:textId="77777777" w:rsidR="000F2A84" w:rsidRDefault="000F2A84" w:rsidP="000F2A84">
      <w:pPr>
        <w:keepNext/>
        <w:jc w:val="center"/>
        <w:rPr>
          <w:ins w:id="493" w:author="np01cp4a210128@islingtoncollege.edu.np" w:date="2025-07-29T12:23:00Z"/>
        </w:rPr>
        <w:pPrChange w:id="494" w:author="np01cp4a210128@islingtoncollege.edu.np" w:date="2025-07-29T12:23:00Z">
          <w:pPr/>
        </w:pPrChange>
      </w:pPr>
      <w:ins w:id="495" w:author="np01cp4a210128@islingtoncollege.edu.np" w:date="2025-07-29T12:23:00Z">
        <w:r w:rsidRPr="000F2A84">
          <w:drawing>
            <wp:inline distT="0" distB="0" distL="0" distR="0" wp14:anchorId="18B958EA" wp14:editId="087E7EE0">
              <wp:extent cx="5943600" cy="194183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941830"/>
                      </a:xfrm>
                      <a:prstGeom prst="rect">
                        <a:avLst/>
                      </a:prstGeom>
                    </pic:spPr>
                  </pic:pic>
                </a:graphicData>
              </a:graphic>
            </wp:inline>
          </w:drawing>
        </w:r>
      </w:ins>
    </w:p>
    <w:p w14:paraId="3CC0D0E1" w14:textId="6FB0562D" w:rsidR="000F2A84" w:rsidRPr="000F2A84" w:rsidRDefault="000F2A84" w:rsidP="000F2A84">
      <w:pPr>
        <w:pStyle w:val="Caption"/>
        <w:jc w:val="center"/>
        <w:rPr>
          <w:ins w:id="496" w:author="np01cp4a210128@islingtoncollege.edu.np" w:date="2025-07-29T12:07:00Z"/>
        </w:rPr>
      </w:pPr>
      <w:ins w:id="497" w:author="np01cp4a210128@islingtoncollege.edu.np" w:date="2025-07-29T12:23:00Z">
        <w:r>
          <w:t xml:space="preserve">Figure </w:t>
        </w:r>
        <w:r>
          <w:fldChar w:fldCharType="begin"/>
        </w:r>
        <w:r>
          <w:instrText xml:space="preserve"> SEQ Figure \* ARABIC </w:instrText>
        </w:r>
      </w:ins>
      <w:r>
        <w:fldChar w:fldCharType="separate"/>
      </w:r>
      <w:ins w:id="498" w:author="np01cp4a210128@islingtoncollege.edu.np" w:date="2025-07-29T12:31:00Z">
        <w:r w:rsidR="00A90213">
          <w:rPr>
            <w:noProof/>
          </w:rPr>
          <w:t>71</w:t>
        </w:r>
      </w:ins>
      <w:ins w:id="499" w:author="np01cp4a210128@islingtoncollege.edu.np" w:date="2025-07-29T12:23:00Z">
        <w:r>
          <w:fldChar w:fldCharType="end"/>
        </w:r>
        <w:r>
          <w:t xml:space="preserve"> Display of total inflows, outflows, debt related transactions</w:t>
        </w:r>
      </w:ins>
    </w:p>
    <w:p w14:paraId="5FAD9A65" w14:textId="1A58A772" w:rsidR="0038171F" w:rsidRPr="0038171F" w:rsidRDefault="0038171F" w:rsidP="0038171F">
      <w:pPr>
        <w:rPr>
          <w:ins w:id="500" w:author="np01cp4a210128@islingtoncollege.edu.np" w:date="2025-07-29T10:57:00Z"/>
        </w:rPr>
      </w:pPr>
    </w:p>
    <w:p w14:paraId="53D1B58D" w14:textId="57997F41" w:rsidR="00A060D5" w:rsidRDefault="00A060D5">
      <w:pPr>
        <w:rPr>
          <w:ins w:id="501" w:author="np01cp4a210128@islingtoncollege.edu.np" w:date="2025-07-29T10:57:00Z"/>
        </w:rPr>
      </w:pPr>
    </w:p>
    <w:p w14:paraId="36B3B25C" w14:textId="202E6025" w:rsidR="00A060D5" w:rsidRDefault="00A060D5">
      <w:pPr>
        <w:rPr>
          <w:ins w:id="502" w:author="np01cp4a210128@islingtoncollege.edu.np" w:date="2025-07-29T10:57:00Z"/>
        </w:rPr>
      </w:pPr>
    </w:p>
    <w:p w14:paraId="2E2B2F2E" w14:textId="374644ED" w:rsidR="00A060D5" w:rsidRDefault="00A060D5">
      <w:pPr>
        <w:rPr>
          <w:ins w:id="503" w:author="np01cp4a210128@islingtoncollege.edu.np" w:date="2025-07-29T10:57:00Z"/>
        </w:rPr>
      </w:pPr>
    </w:p>
    <w:p w14:paraId="1DCF0C2B" w14:textId="700CFA40" w:rsidR="00A060D5" w:rsidRDefault="00A060D5">
      <w:pPr>
        <w:rPr>
          <w:ins w:id="504" w:author="np01cp4a210128@islingtoncollege.edu.np" w:date="2025-07-29T10:57:00Z"/>
        </w:rPr>
      </w:pPr>
    </w:p>
    <w:p w14:paraId="3CE94D6E" w14:textId="4BC1D0B0" w:rsidR="00A060D5" w:rsidRDefault="00A060D5">
      <w:pPr>
        <w:rPr>
          <w:ins w:id="505" w:author="np01cp4a210128@islingtoncollege.edu.np" w:date="2025-07-29T10:59:00Z"/>
        </w:rPr>
      </w:pPr>
    </w:p>
    <w:p w14:paraId="656FC7FA" w14:textId="11A20093" w:rsidR="00BA52EE" w:rsidRDefault="00BA52EE">
      <w:pPr>
        <w:rPr>
          <w:ins w:id="506" w:author="np01cp4a210128@islingtoncollege.edu.np" w:date="2025-07-29T10:59:00Z"/>
        </w:rPr>
      </w:pPr>
    </w:p>
    <w:p w14:paraId="0EFCCDFD" w14:textId="43E580F8" w:rsidR="00BA52EE" w:rsidRDefault="00BA52EE">
      <w:pPr>
        <w:rPr>
          <w:ins w:id="507" w:author="np01cp4a210128@islingtoncollege.edu.np" w:date="2025-07-29T10:59:00Z"/>
        </w:rPr>
      </w:pPr>
    </w:p>
    <w:p w14:paraId="56917552" w14:textId="6A5BBF9C" w:rsidR="00BA52EE" w:rsidRDefault="00BA52EE">
      <w:pPr>
        <w:rPr>
          <w:ins w:id="508" w:author="np01cp4a210128@islingtoncollege.edu.np" w:date="2025-07-29T10:59:00Z"/>
        </w:rPr>
      </w:pPr>
    </w:p>
    <w:p w14:paraId="5CD2ABD2" w14:textId="013525E9" w:rsidR="00BA52EE" w:rsidRDefault="00BA52EE">
      <w:pPr>
        <w:rPr>
          <w:ins w:id="509" w:author="np01cp4a210128@islingtoncollege.edu.np" w:date="2025-07-29T10:59:00Z"/>
        </w:rPr>
      </w:pPr>
    </w:p>
    <w:p w14:paraId="6EFC04ED" w14:textId="4CB1AFF4" w:rsidR="00BA52EE" w:rsidRDefault="00BA52EE">
      <w:pPr>
        <w:rPr>
          <w:ins w:id="510" w:author="np01cp4a210128@islingtoncollege.edu.np" w:date="2025-07-29T10:59:00Z"/>
        </w:rPr>
      </w:pPr>
    </w:p>
    <w:p w14:paraId="57B7F40A" w14:textId="753C0B6E" w:rsidR="00BA52EE" w:rsidRDefault="00BA52EE">
      <w:pPr>
        <w:rPr>
          <w:ins w:id="511" w:author="np01cp4a210128@islingtoncollege.edu.np" w:date="2025-07-29T10:59:00Z"/>
        </w:rPr>
      </w:pPr>
    </w:p>
    <w:p w14:paraId="1B8F7A7E" w14:textId="6B8D4185" w:rsidR="00BA52EE" w:rsidRDefault="00BA52EE">
      <w:pPr>
        <w:rPr>
          <w:ins w:id="512" w:author="np01cp4a210128@islingtoncollege.edu.np" w:date="2025-07-29T10:59:00Z"/>
        </w:rPr>
      </w:pPr>
    </w:p>
    <w:p w14:paraId="786722D3" w14:textId="5FEB51C6" w:rsidR="00BA52EE" w:rsidRDefault="00BA52EE">
      <w:pPr>
        <w:rPr>
          <w:ins w:id="513" w:author="np01cp4a210128@islingtoncollege.edu.np" w:date="2025-07-29T10:59:00Z"/>
        </w:rPr>
      </w:pPr>
    </w:p>
    <w:p w14:paraId="61AD0A38" w14:textId="77777777" w:rsidR="00BA52EE" w:rsidRDefault="00BA52EE">
      <w:pPr>
        <w:rPr>
          <w:ins w:id="514" w:author="np01cp4a210128@islingtoncollege.edu.np" w:date="2025-07-29T10:57:00Z"/>
        </w:rPr>
      </w:pPr>
    </w:p>
    <w:p w14:paraId="133A6EB6" w14:textId="5AC71FCB" w:rsidR="00A060D5" w:rsidRDefault="00A060D5">
      <w:pPr>
        <w:rPr>
          <w:ins w:id="515" w:author="np01cp4a210128@islingtoncollege.edu.np" w:date="2025-07-29T10:57:00Z"/>
        </w:rPr>
      </w:pPr>
    </w:p>
    <w:p w14:paraId="241B9AB8" w14:textId="0597BEE5" w:rsidR="00A060D5" w:rsidRDefault="00A060D5">
      <w:pPr>
        <w:rPr>
          <w:ins w:id="516" w:author="np01cp4a210128@islingtoncollege.edu.np" w:date="2025-07-29T10:57:00Z"/>
        </w:rPr>
      </w:pPr>
    </w:p>
    <w:p w14:paraId="29830067" w14:textId="77777777" w:rsidR="00A060D5" w:rsidRDefault="00A060D5"/>
    <w:tbl>
      <w:tblPr>
        <w:tblStyle w:val="TableGridLight"/>
        <w:tblW w:w="0" w:type="auto"/>
        <w:tblLook w:val="04A0" w:firstRow="1" w:lastRow="0" w:firstColumn="1" w:lastColumn="0" w:noHBand="0" w:noVBand="1"/>
      </w:tblPr>
      <w:tblGrid>
        <w:gridCol w:w="3240"/>
        <w:gridCol w:w="5400"/>
      </w:tblGrid>
      <w:tr w:rsidR="00BC54D2" w:rsidRPr="00CA1699" w14:paraId="61FEAE0C" w14:textId="77777777" w:rsidTr="004E53D9">
        <w:tc>
          <w:tcPr>
            <w:tcW w:w="3240" w:type="dxa"/>
          </w:tcPr>
          <w:p w14:paraId="6AAD585F" w14:textId="77777777" w:rsidR="00BC54D2" w:rsidRPr="00CA1699" w:rsidRDefault="00BC54D2" w:rsidP="00BA52EE">
            <w:pPr>
              <w:jc w:val="center"/>
              <w:pPrChange w:id="517" w:author="np01cp4a210128@islingtoncollege.edu.np" w:date="2025-07-29T11:00:00Z">
                <w:pPr>
                  <w:jc w:val="both"/>
                </w:pPr>
              </w:pPrChange>
            </w:pPr>
            <w:r w:rsidRPr="00CA1699">
              <w:t>Test No</w:t>
            </w:r>
          </w:p>
        </w:tc>
        <w:tc>
          <w:tcPr>
            <w:tcW w:w="5400" w:type="dxa"/>
          </w:tcPr>
          <w:p w14:paraId="17242DD3" w14:textId="6A22AC2C" w:rsidR="00BC54D2" w:rsidRPr="00CA1699" w:rsidRDefault="00BC54D2" w:rsidP="00BA52EE">
            <w:pPr>
              <w:jc w:val="center"/>
              <w:pPrChange w:id="518" w:author="np01cp4a210128@islingtoncollege.edu.np" w:date="2025-07-29T11:00:00Z">
                <w:pPr>
                  <w:jc w:val="both"/>
                </w:pPr>
              </w:pPrChange>
            </w:pPr>
            <w:r>
              <w:t>14</w:t>
            </w:r>
          </w:p>
        </w:tc>
      </w:tr>
      <w:tr w:rsidR="00521901" w:rsidRPr="00CA1699" w14:paraId="27393209" w14:textId="77777777" w:rsidTr="004E53D9">
        <w:tc>
          <w:tcPr>
            <w:tcW w:w="3240" w:type="dxa"/>
          </w:tcPr>
          <w:p w14:paraId="0267FD9F" w14:textId="77777777" w:rsidR="00521901" w:rsidRPr="00CA1699" w:rsidRDefault="00521901" w:rsidP="00BA52EE">
            <w:pPr>
              <w:jc w:val="center"/>
              <w:pPrChange w:id="519" w:author="np01cp4a210128@islingtoncollege.edu.np" w:date="2025-07-29T11:00:00Z">
                <w:pPr>
                  <w:jc w:val="both"/>
                </w:pPr>
              </w:pPrChange>
            </w:pPr>
            <w:r w:rsidRPr="00CA1699">
              <w:t>Objective</w:t>
            </w:r>
          </w:p>
        </w:tc>
        <w:tc>
          <w:tcPr>
            <w:tcW w:w="5400" w:type="dxa"/>
          </w:tcPr>
          <w:p w14:paraId="26E22282" w14:textId="77777777" w:rsidR="00521901" w:rsidRDefault="00521901" w:rsidP="00BA52EE">
            <w:pPr>
              <w:jc w:val="center"/>
              <w:pPrChange w:id="520" w:author="np01cp4a210128@islingtoncollege.edu.np" w:date="2025-07-29T11:00:00Z">
                <w:pPr/>
              </w:pPrChange>
            </w:pPr>
            <w:r>
              <w:t>Display of highest/lowest inflow, outflow, and debt transactions</w:t>
            </w:r>
          </w:p>
          <w:p w14:paraId="4EAB9328" w14:textId="77777777" w:rsidR="00521901" w:rsidRPr="00CA1699" w:rsidRDefault="00521901" w:rsidP="00BA52EE">
            <w:pPr>
              <w:jc w:val="center"/>
              <w:pPrChange w:id="521" w:author="np01cp4a210128@islingtoncollege.edu.np" w:date="2025-07-29T11:00:00Z">
                <w:pPr>
                  <w:jc w:val="both"/>
                </w:pPr>
              </w:pPrChange>
            </w:pPr>
          </w:p>
        </w:tc>
      </w:tr>
      <w:tr w:rsidR="00BC54D2" w:rsidRPr="00CA1699" w14:paraId="380AEC5D" w14:textId="77777777" w:rsidTr="004E53D9">
        <w:tc>
          <w:tcPr>
            <w:tcW w:w="3240" w:type="dxa"/>
          </w:tcPr>
          <w:p w14:paraId="58414834" w14:textId="77777777" w:rsidR="00BC54D2" w:rsidRPr="00CA1699" w:rsidRDefault="00BC54D2" w:rsidP="00BA52EE">
            <w:pPr>
              <w:jc w:val="center"/>
              <w:pPrChange w:id="522" w:author="np01cp4a210128@islingtoncollege.edu.np" w:date="2025-07-29T11:00:00Z">
                <w:pPr>
                  <w:jc w:val="both"/>
                </w:pPr>
              </w:pPrChange>
            </w:pPr>
            <w:r w:rsidRPr="00CA1699">
              <w:t>Action</w:t>
            </w:r>
          </w:p>
        </w:tc>
        <w:tc>
          <w:tcPr>
            <w:tcW w:w="5400" w:type="dxa"/>
          </w:tcPr>
          <w:p w14:paraId="5B7BD0ED" w14:textId="2908C105" w:rsidR="00BC54D2" w:rsidRPr="00CA1699" w:rsidRDefault="00503E6B" w:rsidP="00BA52EE">
            <w:pPr>
              <w:jc w:val="center"/>
              <w:pPrChange w:id="523" w:author="np01cp4a210128@islingtoncollege.edu.np" w:date="2025-07-29T11:00:00Z">
                <w:pPr>
                  <w:jc w:val="both"/>
                </w:pPr>
              </w:pPrChange>
            </w:pPr>
            <w:ins w:id="524" w:author="np01cp4a210128@islingtoncollege.edu.np" w:date="2025-07-29T10:55:00Z">
              <w:r>
                <w:t>When use</w:t>
              </w:r>
            </w:ins>
            <w:ins w:id="525" w:author="np01cp4a210128@islingtoncollege.edu.np" w:date="2025-07-29T10:56:00Z">
              <w:r>
                <w:t>r hovers in dashboard page, they can view the highest , lowest inflow, outflow and debt transactions to identify.</w:t>
              </w:r>
            </w:ins>
          </w:p>
        </w:tc>
      </w:tr>
      <w:tr w:rsidR="00BC54D2" w:rsidRPr="00CA1699" w14:paraId="0FD4CD08" w14:textId="77777777" w:rsidTr="004E53D9">
        <w:tc>
          <w:tcPr>
            <w:tcW w:w="3240" w:type="dxa"/>
          </w:tcPr>
          <w:p w14:paraId="161A8494" w14:textId="77777777" w:rsidR="00BC54D2" w:rsidRPr="00CA1699" w:rsidRDefault="00BC54D2" w:rsidP="00BA52EE">
            <w:pPr>
              <w:jc w:val="center"/>
              <w:pPrChange w:id="526" w:author="np01cp4a210128@islingtoncollege.edu.np" w:date="2025-07-29T11:00:00Z">
                <w:pPr>
                  <w:jc w:val="both"/>
                </w:pPr>
              </w:pPrChange>
            </w:pPr>
            <w:r w:rsidRPr="00CA1699">
              <w:t>Expected Result</w:t>
            </w:r>
          </w:p>
        </w:tc>
        <w:tc>
          <w:tcPr>
            <w:tcW w:w="5400" w:type="dxa"/>
          </w:tcPr>
          <w:p w14:paraId="125CDE9C" w14:textId="04461D61" w:rsidR="00BC54D2" w:rsidRPr="00CA1699" w:rsidRDefault="00503E6B" w:rsidP="00BA52EE">
            <w:pPr>
              <w:jc w:val="center"/>
              <w:pPrChange w:id="527" w:author="np01cp4a210128@islingtoncollege.edu.np" w:date="2025-07-29T11:00:00Z">
                <w:pPr>
                  <w:jc w:val="both"/>
                </w:pPr>
              </w:pPrChange>
            </w:pPr>
            <w:ins w:id="528" w:author="np01cp4a210128@islingtoncollege.edu.np" w:date="2025-07-29T10:56:00Z">
              <w:r>
                <w:t>User can see the highest and lowest inflow, outflow and debt transaction.</w:t>
              </w:r>
            </w:ins>
          </w:p>
        </w:tc>
      </w:tr>
      <w:tr w:rsidR="00503E6B" w:rsidRPr="00CA1699" w14:paraId="4B338184" w14:textId="77777777" w:rsidTr="004E53D9">
        <w:tc>
          <w:tcPr>
            <w:tcW w:w="3240" w:type="dxa"/>
          </w:tcPr>
          <w:p w14:paraId="71CA74E2" w14:textId="77777777" w:rsidR="00503E6B" w:rsidRPr="00CA1699" w:rsidRDefault="00503E6B" w:rsidP="00BA52EE">
            <w:pPr>
              <w:jc w:val="center"/>
              <w:pPrChange w:id="529" w:author="np01cp4a210128@islingtoncollege.edu.np" w:date="2025-07-29T11:00:00Z">
                <w:pPr>
                  <w:jc w:val="both"/>
                </w:pPr>
              </w:pPrChange>
            </w:pPr>
            <w:r w:rsidRPr="00CA1699">
              <w:t>Actual Result</w:t>
            </w:r>
          </w:p>
        </w:tc>
        <w:tc>
          <w:tcPr>
            <w:tcW w:w="5400" w:type="dxa"/>
          </w:tcPr>
          <w:p w14:paraId="7EF2FF27" w14:textId="2C402A90" w:rsidR="00503E6B" w:rsidRPr="00CA1699" w:rsidRDefault="00503E6B" w:rsidP="00BA52EE">
            <w:pPr>
              <w:jc w:val="center"/>
              <w:pPrChange w:id="530" w:author="np01cp4a210128@islingtoncollege.edu.np" w:date="2025-07-29T11:00:00Z">
                <w:pPr>
                  <w:jc w:val="both"/>
                </w:pPr>
              </w:pPrChange>
            </w:pPr>
            <w:ins w:id="531" w:author="np01cp4a210128@islingtoncollege.edu.np" w:date="2025-07-29T10:57:00Z">
              <w:r>
                <w:t>User can see the highest and lowest inflow, outflow and debt transaction.</w:t>
              </w:r>
            </w:ins>
          </w:p>
        </w:tc>
      </w:tr>
      <w:tr w:rsidR="00503E6B" w:rsidRPr="00CA1699" w14:paraId="2695F6FA" w14:textId="77777777" w:rsidTr="004E53D9">
        <w:trPr>
          <w:trHeight w:val="58"/>
        </w:trPr>
        <w:tc>
          <w:tcPr>
            <w:tcW w:w="3240" w:type="dxa"/>
          </w:tcPr>
          <w:p w14:paraId="11FC72A8" w14:textId="77777777" w:rsidR="00503E6B" w:rsidRPr="00CA1699" w:rsidRDefault="00503E6B" w:rsidP="00BA52EE">
            <w:pPr>
              <w:jc w:val="center"/>
              <w:pPrChange w:id="532" w:author="np01cp4a210128@islingtoncollege.edu.np" w:date="2025-07-29T11:00:00Z">
                <w:pPr>
                  <w:jc w:val="both"/>
                </w:pPr>
              </w:pPrChange>
            </w:pPr>
            <w:r w:rsidRPr="00CA1699">
              <w:t>Conclusion</w:t>
            </w:r>
          </w:p>
        </w:tc>
        <w:tc>
          <w:tcPr>
            <w:tcW w:w="5400" w:type="dxa"/>
          </w:tcPr>
          <w:p w14:paraId="1CC7585F" w14:textId="77777777" w:rsidR="00503E6B" w:rsidRPr="00CA1699" w:rsidRDefault="00503E6B" w:rsidP="00BA52EE">
            <w:pPr>
              <w:keepNext/>
              <w:jc w:val="center"/>
              <w:pPrChange w:id="533" w:author="np01cp4a210128@islingtoncollege.edu.np" w:date="2025-07-29T11:00:00Z">
                <w:pPr>
                  <w:keepNext/>
                  <w:jc w:val="both"/>
                </w:pPr>
              </w:pPrChange>
            </w:pPr>
            <w:r w:rsidRPr="00CA1699">
              <w:t>Test is successful.</w:t>
            </w:r>
          </w:p>
        </w:tc>
      </w:tr>
    </w:tbl>
    <w:p w14:paraId="558892A1" w14:textId="77777777" w:rsidR="00AF2F35" w:rsidRDefault="00AF2F35" w:rsidP="00BA52EE">
      <w:pPr>
        <w:pStyle w:val="Caption"/>
        <w:jc w:val="center"/>
        <w:rPr>
          <w:ins w:id="534" w:author="np01cp4a210128@islingtoncollege.edu.np" w:date="2025-07-29T11:00:00Z"/>
        </w:rPr>
      </w:pPr>
    </w:p>
    <w:p w14:paraId="2C66E54D" w14:textId="32B50BD0" w:rsidR="00521901" w:rsidRDefault="00BA52EE" w:rsidP="00BA52EE">
      <w:pPr>
        <w:pStyle w:val="Caption"/>
        <w:jc w:val="center"/>
        <w:rPr>
          <w:ins w:id="535" w:author="np01cp4a210128@islingtoncollege.edu.np" w:date="2025-07-29T12:08:00Z"/>
        </w:rPr>
      </w:pPr>
      <w:ins w:id="536" w:author="np01cp4a210128@islingtoncollege.edu.np" w:date="2025-07-29T11:00:00Z">
        <w:r>
          <w:t xml:space="preserve">Table </w:t>
        </w:r>
        <w:r>
          <w:fldChar w:fldCharType="begin"/>
        </w:r>
        <w:r>
          <w:instrText xml:space="preserve"> SEQ Table \* ARABIC </w:instrText>
        </w:r>
      </w:ins>
      <w:r>
        <w:fldChar w:fldCharType="separate"/>
      </w:r>
      <w:ins w:id="537" w:author="np01cp4a210128@islingtoncollege.edu.np" w:date="2025-07-29T11:00:00Z">
        <w:r>
          <w:rPr>
            <w:noProof/>
          </w:rPr>
          <w:t>14</w:t>
        </w:r>
        <w:r>
          <w:fldChar w:fldCharType="end"/>
        </w:r>
        <w:r>
          <w:t xml:space="preserve"> Display of highest and lowest inflow, outflow and debt transactions</w:t>
        </w:r>
      </w:ins>
    </w:p>
    <w:p w14:paraId="6692F916" w14:textId="05E1246A" w:rsidR="0038171F" w:rsidRDefault="0038171F" w:rsidP="0038171F">
      <w:pPr>
        <w:rPr>
          <w:ins w:id="538" w:author="np01cp4a210128@islingtoncollege.edu.np" w:date="2025-07-29T12:08:00Z"/>
        </w:rPr>
      </w:pPr>
    </w:p>
    <w:p w14:paraId="304DD9CD" w14:textId="77777777" w:rsidR="0038171F" w:rsidRDefault="0038171F" w:rsidP="0038171F">
      <w:pPr>
        <w:keepNext/>
        <w:jc w:val="center"/>
        <w:rPr>
          <w:ins w:id="539" w:author="np01cp4a210128@islingtoncollege.edu.np" w:date="2025-07-29T12:08:00Z"/>
        </w:rPr>
        <w:pPrChange w:id="540" w:author="np01cp4a210128@islingtoncollege.edu.np" w:date="2025-07-29T12:08:00Z">
          <w:pPr/>
        </w:pPrChange>
      </w:pPr>
      <w:ins w:id="541" w:author="np01cp4a210128@islingtoncollege.edu.np" w:date="2025-07-29T12:08:00Z">
        <w:r w:rsidRPr="0038171F">
          <w:drawing>
            <wp:inline distT="0" distB="0" distL="0" distR="0" wp14:anchorId="105BBE65" wp14:editId="338A0ADF">
              <wp:extent cx="5943600" cy="1326515"/>
              <wp:effectExtent l="0" t="0" r="0" b="69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326515"/>
                      </a:xfrm>
                      <a:prstGeom prst="rect">
                        <a:avLst/>
                      </a:prstGeom>
                    </pic:spPr>
                  </pic:pic>
                </a:graphicData>
              </a:graphic>
            </wp:inline>
          </w:drawing>
        </w:r>
      </w:ins>
    </w:p>
    <w:p w14:paraId="293E9993" w14:textId="2793F046" w:rsidR="0038171F" w:rsidRPr="0038171F" w:rsidRDefault="0038171F" w:rsidP="0038171F">
      <w:pPr>
        <w:pStyle w:val="Caption"/>
        <w:jc w:val="center"/>
        <w:rPr>
          <w:ins w:id="542" w:author="np01cp4a210128@islingtoncollege.edu.np" w:date="2025-07-29T11:00:00Z"/>
        </w:rPr>
      </w:pPr>
      <w:ins w:id="543" w:author="np01cp4a210128@islingtoncollege.edu.np" w:date="2025-07-29T12:08:00Z">
        <w:r>
          <w:t xml:space="preserve">Figure </w:t>
        </w:r>
        <w:r>
          <w:fldChar w:fldCharType="begin"/>
        </w:r>
        <w:r>
          <w:instrText xml:space="preserve"> SEQ Figure \* ARABIC </w:instrText>
        </w:r>
      </w:ins>
      <w:r>
        <w:fldChar w:fldCharType="separate"/>
      </w:r>
      <w:ins w:id="544" w:author="np01cp4a210128@islingtoncollege.edu.np" w:date="2025-07-29T12:31:00Z">
        <w:r w:rsidR="00A90213">
          <w:rPr>
            <w:noProof/>
          </w:rPr>
          <w:t>72</w:t>
        </w:r>
      </w:ins>
      <w:ins w:id="545" w:author="np01cp4a210128@islingtoncollege.edu.np" w:date="2025-07-29T12:08:00Z">
        <w:r>
          <w:fldChar w:fldCharType="end"/>
        </w:r>
        <w:r>
          <w:t xml:space="preserve"> display of highest and lowest inflows, outflows and debts</w:t>
        </w:r>
      </w:ins>
    </w:p>
    <w:p w14:paraId="30D632EF" w14:textId="2F45969D" w:rsidR="00F1281B" w:rsidRDefault="00F1281B" w:rsidP="00F1281B">
      <w:pPr>
        <w:rPr>
          <w:ins w:id="546" w:author="np01cp4a210128@islingtoncollege.edu.np" w:date="2025-07-29T11:00:00Z"/>
        </w:rPr>
      </w:pPr>
    </w:p>
    <w:p w14:paraId="1BAFC374" w14:textId="08BE1169" w:rsidR="00F1281B" w:rsidRDefault="00F1281B" w:rsidP="00F1281B">
      <w:pPr>
        <w:rPr>
          <w:ins w:id="547" w:author="np01cp4a210128@islingtoncollege.edu.np" w:date="2025-07-29T11:00:00Z"/>
        </w:rPr>
      </w:pPr>
    </w:p>
    <w:p w14:paraId="7EAEA90E" w14:textId="425750F4" w:rsidR="00F1281B" w:rsidRDefault="00F1281B" w:rsidP="00F1281B">
      <w:pPr>
        <w:rPr>
          <w:ins w:id="548" w:author="np01cp4a210128@islingtoncollege.edu.np" w:date="2025-07-29T11:00:00Z"/>
        </w:rPr>
      </w:pPr>
    </w:p>
    <w:p w14:paraId="2AC96A12" w14:textId="23ABC8DC" w:rsidR="00F1281B" w:rsidRDefault="00F1281B" w:rsidP="00F1281B">
      <w:pPr>
        <w:rPr>
          <w:ins w:id="549" w:author="np01cp4a210128@islingtoncollege.edu.np" w:date="2025-07-29T11:00:00Z"/>
        </w:rPr>
      </w:pPr>
    </w:p>
    <w:p w14:paraId="10457378" w14:textId="3DE1F6D5" w:rsidR="00F1281B" w:rsidRDefault="00F1281B" w:rsidP="00F1281B">
      <w:pPr>
        <w:rPr>
          <w:ins w:id="550" w:author="np01cp4a210128@islingtoncollege.edu.np" w:date="2025-07-29T11:00:00Z"/>
        </w:rPr>
      </w:pPr>
    </w:p>
    <w:p w14:paraId="2F293721" w14:textId="30C6A45C" w:rsidR="00F1281B" w:rsidRDefault="00F1281B" w:rsidP="00F1281B">
      <w:pPr>
        <w:rPr>
          <w:ins w:id="551" w:author="np01cp4a210128@islingtoncollege.edu.np" w:date="2025-07-29T12:13:00Z"/>
        </w:rPr>
      </w:pPr>
    </w:p>
    <w:p w14:paraId="4F9C1B16" w14:textId="77777777" w:rsidR="000F2A84" w:rsidRDefault="000F2A84" w:rsidP="00F1281B">
      <w:pPr>
        <w:rPr>
          <w:ins w:id="552" w:author="np01cp4a210128@islingtoncollege.edu.np" w:date="2025-07-29T11:00:00Z"/>
        </w:rPr>
      </w:pPr>
    </w:p>
    <w:p w14:paraId="7804EBC3" w14:textId="4656FEE6" w:rsidR="00F1281B" w:rsidRDefault="00F1281B" w:rsidP="00F1281B">
      <w:pPr>
        <w:rPr>
          <w:ins w:id="553" w:author="np01cp4a210128@islingtoncollege.edu.np" w:date="2025-07-29T11:00:00Z"/>
        </w:rPr>
      </w:pPr>
    </w:p>
    <w:p w14:paraId="127D9E84" w14:textId="77777777" w:rsidR="00F1281B" w:rsidRPr="00F1281B" w:rsidRDefault="00F1281B" w:rsidP="00F1281B"/>
    <w:p w14:paraId="3D5046DE" w14:textId="77777777" w:rsidR="00521901" w:rsidRDefault="00521901"/>
    <w:tbl>
      <w:tblPr>
        <w:tblStyle w:val="TableGridLight"/>
        <w:tblW w:w="0" w:type="auto"/>
        <w:tblLook w:val="04A0" w:firstRow="1" w:lastRow="0" w:firstColumn="1" w:lastColumn="0" w:noHBand="0" w:noVBand="1"/>
      </w:tblPr>
      <w:tblGrid>
        <w:gridCol w:w="3240"/>
        <w:gridCol w:w="5400"/>
      </w:tblGrid>
      <w:tr w:rsidR="00521901" w:rsidRPr="00CA1699" w14:paraId="3D72246E" w14:textId="77777777" w:rsidTr="004E53D9">
        <w:tc>
          <w:tcPr>
            <w:tcW w:w="3240" w:type="dxa"/>
          </w:tcPr>
          <w:p w14:paraId="4BBB9601" w14:textId="77777777" w:rsidR="00521901" w:rsidRPr="00CA1699" w:rsidRDefault="00521901" w:rsidP="00F1281B">
            <w:pPr>
              <w:jc w:val="center"/>
              <w:pPrChange w:id="554" w:author="np01cp4a210128@islingtoncollege.edu.np" w:date="2025-07-29T11:01:00Z">
                <w:pPr>
                  <w:jc w:val="both"/>
                </w:pPr>
              </w:pPrChange>
            </w:pPr>
            <w:r w:rsidRPr="00CA1699">
              <w:t>Test No</w:t>
            </w:r>
          </w:p>
        </w:tc>
        <w:tc>
          <w:tcPr>
            <w:tcW w:w="5400" w:type="dxa"/>
          </w:tcPr>
          <w:p w14:paraId="76768FA8" w14:textId="558222B2" w:rsidR="00521901" w:rsidRPr="00CA1699" w:rsidRDefault="00521901" w:rsidP="00F1281B">
            <w:pPr>
              <w:jc w:val="center"/>
              <w:pPrChange w:id="555" w:author="np01cp4a210128@islingtoncollege.edu.np" w:date="2025-07-29T11:01:00Z">
                <w:pPr>
                  <w:jc w:val="both"/>
                </w:pPr>
              </w:pPrChange>
            </w:pPr>
            <w:r>
              <w:t>15</w:t>
            </w:r>
          </w:p>
        </w:tc>
      </w:tr>
      <w:tr w:rsidR="00521901" w:rsidRPr="00CA1699" w14:paraId="7174308C" w14:textId="77777777" w:rsidTr="004E53D9">
        <w:tc>
          <w:tcPr>
            <w:tcW w:w="3240" w:type="dxa"/>
          </w:tcPr>
          <w:p w14:paraId="5EEC684D" w14:textId="77777777" w:rsidR="00521901" w:rsidRPr="00CA1699" w:rsidRDefault="00521901" w:rsidP="00F1281B">
            <w:pPr>
              <w:jc w:val="center"/>
              <w:pPrChange w:id="556" w:author="np01cp4a210128@islingtoncollege.edu.np" w:date="2025-07-29T11:01:00Z">
                <w:pPr>
                  <w:jc w:val="both"/>
                </w:pPr>
              </w:pPrChange>
            </w:pPr>
            <w:r w:rsidRPr="00CA1699">
              <w:t>Objective</w:t>
            </w:r>
          </w:p>
        </w:tc>
        <w:tc>
          <w:tcPr>
            <w:tcW w:w="5400" w:type="dxa"/>
          </w:tcPr>
          <w:p w14:paraId="178AD0FC" w14:textId="77777777" w:rsidR="00521901" w:rsidRDefault="00521901" w:rsidP="00F1281B">
            <w:pPr>
              <w:jc w:val="center"/>
              <w:pPrChange w:id="557" w:author="np01cp4a210128@islingtoncollege.edu.np" w:date="2025-07-29T11:01:00Z">
                <w:pPr/>
              </w:pPrChange>
            </w:pPr>
            <w:r>
              <w:t>Properly listing pending debts in the dashboard</w:t>
            </w:r>
          </w:p>
          <w:p w14:paraId="3B02B205" w14:textId="77777777" w:rsidR="00521901" w:rsidRPr="00CA1699" w:rsidRDefault="00521901" w:rsidP="00F1281B">
            <w:pPr>
              <w:jc w:val="center"/>
              <w:pPrChange w:id="558" w:author="np01cp4a210128@islingtoncollege.edu.np" w:date="2025-07-29T11:01:00Z">
                <w:pPr>
                  <w:jc w:val="both"/>
                </w:pPr>
              </w:pPrChange>
            </w:pPr>
          </w:p>
        </w:tc>
      </w:tr>
      <w:tr w:rsidR="00521901" w:rsidRPr="00CA1699" w14:paraId="3CC4CA0C" w14:textId="77777777" w:rsidTr="004E53D9">
        <w:tc>
          <w:tcPr>
            <w:tcW w:w="3240" w:type="dxa"/>
          </w:tcPr>
          <w:p w14:paraId="117756AF" w14:textId="77777777" w:rsidR="00521901" w:rsidRPr="00CA1699" w:rsidRDefault="00521901" w:rsidP="00F1281B">
            <w:pPr>
              <w:jc w:val="center"/>
              <w:pPrChange w:id="559" w:author="np01cp4a210128@islingtoncollege.edu.np" w:date="2025-07-29T11:01:00Z">
                <w:pPr>
                  <w:jc w:val="both"/>
                </w:pPr>
              </w:pPrChange>
            </w:pPr>
            <w:r w:rsidRPr="00CA1699">
              <w:t>Action</w:t>
            </w:r>
          </w:p>
        </w:tc>
        <w:tc>
          <w:tcPr>
            <w:tcW w:w="5400" w:type="dxa"/>
          </w:tcPr>
          <w:p w14:paraId="2A4539BD" w14:textId="2CBF6E4B" w:rsidR="00521901" w:rsidRPr="00CA1699" w:rsidRDefault="00A060D5" w:rsidP="00F1281B">
            <w:pPr>
              <w:jc w:val="center"/>
              <w:pPrChange w:id="560" w:author="np01cp4a210128@islingtoncollege.edu.np" w:date="2025-07-29T11:01:00Z">
                <w:pPr>
                  <w:jc w:val="both"/>
                </w:pPr>
              </w:pPrChange>
            </w:pPr>
            <w:ins w:id="561" w:author="np01cp4a210128@islingtoncollege.edu.np" w:date="2025-07-29T10:57:00Z">
              <w:r>
                <w:t>The user hovers to pending debts in dashboard page and clicks on clear pending debts if there is required balance.</w:t>
              </w:r>
            </w:ins>
          </w:p>
        </w:tc>
      </w:tr>
      <w:tr w:rsidR="00521901" w:rsidRPr="00CA1699" w14:paraId="2A6393A3" w14:textId="77777777" w:rsidTr="004E53D9">
        <w:tc>
          <w:tcPr>
            <w:tcW w:w="3240" w:type="dxa"/>
          </w:tcPr>
          <w:p w14:paraId="648805A6" w14:textId="77777777" w:rsidR="00521901" w:rsidRPr="00CA1699" w:rsidRDefault="00521901" w:rsidP="00F1281B">
            <w:pPr>
              <w:jc w:val="center"/>
              <w:pPrChange w:id="562" w:author="np01cp4a210128@islingtoncollege.edu.np" w:date="2025-07-29T11:01:00Z">
                <w:pPr>
                  <w:jc w:val="both"/>
                </w:pPr>
              </w:pPrChange>
            </w:pPr>
            <w:r w:rsidRPr="00CA1699">
              <w:t>Expected Result</w:t>
            </w:r>
          </w:p>
        </w:tc>
        <w:tc>
          <w:tcPr>
            <w:tcW w:w="5400" w:type="dxa"/>
          </w:tcPr>
          <w:p w14:paraId="514DA298" w14:textId="28604662" w:rsidR="00521901" w:rsidRPr="00CA1699" w:rsidRDefault="00A060D5" w:rsidP="00F1281B">
            <w:pPr>
              <w:jc w:val="center"/>
              <w:pPrChange w:id="563" w:author="np01cp4a210128@islingtoncollege.edu.np" w:date="2025-07-29T11:01:00Z">
                <w:pPr>
                  <w:jc w:val="both"/>
                </w:pPr>
              </w:pPrChange>
            </w:pPr>
            <w:ins w:id="564" w:author="np01cp4a210128@islingtoncollege.edu.np" w:date="2025-07-29T10:57:00Z">
              <w:r>
                <w:t>The user can view the pending debts and clears if there is required balance.</w:t>
              </w:r>
            </w:ins>
          </w:p>
        </w:tc>
      </w:tr>
      <w:tr w:rsidR="00521901" w:rsidRPr="00CA1699" w14:paraId="3D661D67" w14:textId="77777777" w:rsidTr="004E53D9">
        <w:tc>
          <w:tcPr>
            <w:tcW w:w="3240" w:type="dxa"/>
          </w:tcPr>
          <w:p w14:paraId="492395B4" w14:textId="77777777" w:rsidR="00521901" w:rsidRPr="00CA1699" w:rsidRDefault="00521901" w:rsidP="00F1281B">
            <w:pPr>
              <w:jc w:val="center"/>
              <w:pPrChange w:id="565" w:author="np01cp4a210128@islingtoncollege.edu.np" w:date="2025-07-29T11:01:00Z">
                <w:pPr>
                  <w:jc w:val="both"/>
                </w:pPr>
              </w:pPrChange>
            </w:pPr>
            <w:r w:rsidRPr="00CA1699">
              <w:t>Actual Result</w:t>
            </w:r>
          </w:p>
        </w:tc>
        <w:tc>
          <w:tcPr>
            <w:tcW w:w="5400" w:type="dxa"/>
          </w:tcPr>
          <w:p w14:paraId="7532EAC9" w14:textId="41D2242C" w:rsidR="00521901" w:rsidRPr="00CA1699" w:rsidRDefault="00A060D5" w:rsidP="00F1281B">
            <w:pPr>
              <w:jc w:val="center"/>
              <w:pPrChange w:id="566" w:author="np01cp4a210128@islingtoncollege.edu.np" w:date="2025-07-29T11:01:00Z">
                <w:pPr>
                  <w:jc w:val="both"/>
                </w:pPr>
              </w:pPrChange>
            </w:pPr>
            <w:ins w:id="567" w:author="np01cp4a210128@islingtoncollege.edu.np" w:date="2025-07-29T10:57:00Z">
              <w:r>
                <w:t xml:space="preserve">The user </w:t>
              </w:r>
            </w:ins>
            <w:ins w:id="568" w:author="np01cp4a210128@islingtoncollege.edu.np" w:date="2025-07-29T10:58:00Z">
              <w:r>
                <w:t>can view the pending debts and clear the pending debts.</w:t>
              </w:r>
            </w:ins>
          </w:p>
        </w:tc>
      </w:tr>
      <w:tr w:rsidR="00521901" w:rsidRPr="00CA1699" w14:paraId="38E76F60" w14:textId="77777777" w:rsidTr="004E53D9">
        <w:trPr>
          <w:trHeight w:val="58"/>
        </w:trPr>
        <w:tc>
          <w:tcPr>
            <w:tcW w:w="3240" w:type="dxa"/>
          </w:tcPr>
          <w:p w14:paraId="1182BFFA" w14:textId="77777777" w:rsidR="00521901" w:rsidRPr="00CA1699" w:rsidRDefault="00521901" w:rsidP="00F1281B">
            <w:pPr>
              <w:jc w:val="center"/>
              <w:pPrChange w:id="569" w:author="np01cp4a210128@islingtoncollege.edu.np" w:date="2025-07-29T11:01:00Z">
                <w:pPr>
                  <w:jc w:val="both"/>
                </w:pPr>
              </w:pPrChange>
            </w:pPr>
            <w:r w:rsidRPr="00CA1699">
              <w:t>Conclusion</w:t>
            </w:r>
          </w:p>
        </w:tc>
        <w:tc>
          <w:tcPr>
            <w:tcW w:w="5400" w:type="dxa"/>
          </w:tcPr>
          <w:p w14:paraId="600B9F34" w14:textId="77777777" w:rsidR="00521901" w:rsidRPr="00CA1699" w:rsidRDefault="00521901" w:rsidP="00F1281B">
            <w:pPr>
              <w:keepNext/>
              <w:jc w:val="center"/>
              <w:pPrChange w:id="570" w:author="np01cp4a210128@islingtoncollege.edu.np" w:date="2025-07-29T11:01:00Z">
                <w:pPr>
                  <w:keepNext/>
                  <w:jc w:val="both"/>
                </w:pPr>
              </w:pPrChange>
            </w:pPr>
            <w:r w:rsidRPr="00CA1699">
              <w:t>Test is successful.</w:t>
            </w:r>
          </w:p>
        </w:tc>
      </w:tr>
    </w:tbl>
    <w:p w14:paraId="278DD3E7" w14:textId="77777777" w:rsidR="00F1281B" w:rsidRDefault="00F1281B" w:rsidP="00F1281B">
      <w:pPr>
        <w:pStyle w:val="Caption"/>
        <w:jc w:val="center"/>
        <w:rPr>
          <w:ins w:id="571" w:author="np01cp4a210128@islingtoncollege.edu.np" w:date="2025-07-29T11:01:00Z"/>
        </w:rPr>
        <w:pPrChange w:id="572" w:author="np01cp4a210128@islingtoncollege.edu.np" w:date="2025-07-29T11:01:00Z">
          <w:pPr>
            <w:pStyle w:val="Caption"/>
          </w:pPr>
        </w:pPrChange>
      </w:pPr>
    </w:p>
    <w:p w14:paraId="03AC969F" w14:textId="2A4152E9" w:rsidR="00F1281B" w:rsidRDefault="00F1281B" w:rsidP="00F1281B">
      <w:pPr>
        <w:pStyle w:val="Caption"/>
        <w:jc w:val="center"/>
        <w:rPr>
          <w:ins w:id="573" w:author="np01cp4a210128@islingtoncollege.edu.np" w:date="2025-07-29T11:06:00Z"/>
        </w:rPr>
      </w:pPr>
      <w:ins w:id="574" w:author="np01cp4a210128@islingtoncollege.edu.np" w:date="2025-07-29T11:01:00Z">
        <w:r>
          <w:t xml:space="preserve">Table </w:t>
        </w:r>
        <w:r>
          <w:fldChar w:fldCharType="begin"/>
        </w:r>
        <w:r>
          <w:instrText xml:space="preserve"> SEQ Table \* ARABIC </w:instrText>
        </w:r>
      </w:ins>
      <w:r>
        <w:fldChar w:fldCharType="separate"/>
      </w:r>
      <w:ins w:id="575" w:author="np01cp4a210128@islingtoncollege.edu.np" w:date="2025-07-29T11:01:00Z">
        <w:r>
          <w:rPr>
            <w:noProof/>
          </w:rPr>
          <w:t>15</w:t>
        </w:r>
        <w:r>
          <w:fldChar w:fldCharType="end"/>
        </w:r>
        <w:r>
          <w:t xml:space="preserve"> Pending debts in dashboard</w:t>
        </w:r>
      </w:ins>
    </w:p>
    <w:p w14:paraId="27168F76" w14:textId="411FC655" w:rsidR="00385A8A" w:rsidRDefault="00385A8A" w:rsidP="00385A8A">
      <w:pPr>
        <w:jc w:val="center"/>
        <w:rPr>
          <w:ins w:id="576" w:author="np01cp4a210128@islingtoncollege.edu.np" w:date="2025-07-29T11:06:00Z"/>
        </w:rPr>
        <w:pPrChange w:id="577" w:author="np01cp4a210128@islingtoncollege.edu.np" w:date="2025-07-29T11:06:00Z">
          <w:pPr/>
        </w:pPrChange>
      </w:pPr>
    </w:p>
    <w:p w14:paraId="0138B3C8" w14:textId="77777777" w:rsidR="00385A8A" w:rsidRDefault="00385A8A" w:rsidP="00385A8A">
      <w:pPr>
        <w:keepNext/>
        <w:jc w:val="center"/>
        <w:rPr>
          <w:ins w:id="578" w:author="np01cp4a210128@islingtoncollege.edu.np" w:date="2025-07-29T11:06:00Z"/>
        </w:rPr>
        <w:pPrChange w:id="579" w:author="np01cp4a210128@islingtoncollege.edu.np" w:date="2025-07-29T11:06:00Z">
          <w:pPr/>
        </w:pPrChange>
      </w:pPr>
      <w:ins w:id="580" w:author="np01cp4a210128@islingtoncollege.edu.np" w:date="2025-07-29T11:06:00Z">
        <w:r w:rsidRPr="00385A8A">
          <w:drawing>
            <wp:inline distT="0" distB="0" distL="0" distR="0" wp14:anchorId="3A7B5449" wp14:editId="5C6EBA1B">
              <wp:extent cx="5943600" cy="6203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620395"/>
                      </a:xfrm>
                      <a:prstGeom prst="rect">
                        <a:avLst/>
                      </a:prstGeom>
                    </pic:spPr>
                  </pic:pic>
                </a:graphicData>
              </a:graphic>
            </wp:inline>
          </w:drawing>
        </w:r>
      </w:ins>
    </w:p>
    <w:p w14:paraId="7B087D39" w14:textId="63A8F73E" w:rsidR="00385A8A" w:rsidRDefault="00385A8A" w:rsidP="00385A8A">
      <w:pPr>
        <w:pStyle w:val="Caption"/>
        <w:jc w:val="center"/>
        <w:rPr>
          <w:ins w:id="581" w:author="np01cp4a210128@islingtoncollege.edu.np" w:date="2025-07-29T11:06:00Z"/>
        </w:rPr>
      </w:pPr>
      <w:ins w:id="582" w:author="np01cp4a210128@islingtoncollege.edu.np" w:date="2025-07-29T11:06:00Z">
        <w:r>
          <w:t xml:space="preserve">Table </w:t>
        </w:r>
        <w:r>
          <w:fldChar w:fldCharType="begin"/>
        </w:r>
        <w:r>
          <w:instrText xml:space="preserve"> SEQ Table \* ARABIC </w:instrText>
        </w:r>
      </w:ins>
      <w:r>
        <w:fldChar w:fldCharType="separate"/>
      </w:r>
      <w:ins w:id="583" w:author="np01cp4a210128@islingtoncollege.edu.np" w:date="2025-07-29T11:06:00Z">
        <w:r>
          <w:rPr>
            <w:noProof/>
          </w:rPr>
          <w:t>16</w:t>
        </w:r>
        <w:r>
          <w:fldChar w:fldCharType="end"/>
        </w:r>
        <w:r>
          <w:t xml:space="preserve"> Pending debts in dashboard</w:t>
        </w:r>
      </w:ins>
    </w:p>
    <w:p w14:paraId="21324045" w14:textId="77777777" w:rsidR="00705BB1" w:rsidRDefault="00705BB1" w:rsidP="007B1A7D">
      <w:pPr>
        <w:keepNext/>
        <w:jc w:val="center"/>
        <w:rPr>
          <w:ins w:id="584" w:author="np01cp4a210128@islingtoncollege.edu.np" w:date="2025-07-29T11:06:00Z"/>
        </w:rPr>
        <w:pPrChange w:id="585" w:author="np01cp4a210128@islingtoncollege.edu.np" w:date="2025-07-29T11:06:00Z">
          <w:pPr/>
        </w:pPrChange>
      </w:pPr>
      <w:ins w:id="586" w:author="np01cp4a210128@islingtoncollege.edu.np" w:date="2025-07-29T11:06:00Z">
        <w:r w:rsidRPr="00705BB1">
          <w:drawing>
            <wp:inline distT="0" distB="0" distL="0" distR="0" wp14:anchorId="21FF7E50" wp14:editId="20880EA9">
              <wp:extent cx="5943600" cy="7404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740410"/>
                      </a:xfrm>
                      <a:prstGeom prst="rect">
                        <a:avLst/>
                      </a:prstGeom>
                    </pic:spPr>
                  </pic:pic>
                </a:graphicData>
              </a:graphic>
            </wp:inline>
          </w:drawing>
        </w:r>
      </w:ins>
    </w:p>
    <w:p w14:paraId="6421F936" w14:textId="244EB465" w:rsidR="00705BB1" w:rsidRPr="00705BB1" w:rsidRDefault="00705BB1" w:rsidP="007B1A7D">
      <w:pPr>
        <w:pStyle w:val="Caption"/>
        <w:jc w:val="center"/>
        <w:rPr>
          <w:ins w:id="587" w:author="np01cp4a210128@islingtoncollege.edu.np" w:date="2025-07-29T11:06:00Z"/>
        </w:rPr>
        <w:pPrChange w:id="588" w:author="np01cp4a210128@islingtoncollege.edu.np" w:date="2025-07-29T11:06:00Z">
          <w:pPr>
            <w:pStyle w:val="Caption"/>
          </w:pPr>
        </w:pPrChange>
      </w:pPr>
      <w:ins w:id="589" w:author="np01cp4a210128@islingtoncollege.edu.np" w:date="2025-07-29T11:06:00Z">
        <w:r>
          <w:t xml:space="preserve">Table </w:t>
        </w:r>
        <w:r>
          <w:fldChar w:fldCharType="begin"/>
        </w:r>
        <w:r>
          <w:instrText xml:space="preserve"> SEQ Table \* ARABIC </w:instrText>
        </w:r>
      </w:ins>
      <w:r>
        <w:fldChar w:fldCharType="separate"/>
      </w:r>
      <w:ins w:id="590" w:author="np01cp4a210128@islingtoncollege.edu.np" w:date="2025-07-29T11:06:00Z">
        <w:r>
          <w:rPr>
            <w:noProof/>
          </w:rPr>
          <w:t>17</w:t>
        </w:r>
        <w:r>
          <w:fldChar w:fldCharType="end"/>
        </w:r>
        <w:r>
          <w:t xml:space="preserve"> Cleared debts successfully</w:t>
        </w:r>
      </w:ins>
    </w:p>
    <w:p w14:paraId="35E04717" w14:textId="7C5670FA" w:rsidR="00385A8A" w:rsidRDefault="00385A8A" w:rsidP="00385A8A">
      <w:pPr>
        <w:rPr>
          <w:ins w:id="591" w:author="np01cp4a210128@islingtoncollege.edu.np" w:date="2025-07-29T12:13:00Z"/>
        </w:rPr>
      </w:pPr>
    </w:p>
    <w:p w14:paraId="1B391019" w14:textId="45F1A996" w:rsidR="000F2A84" w:rsidRDefault="000F2A84" w:rsidP="00385A8A">
      <w:pPr>
        <w:rPr>
          <w:ins w:id="592" w:author="np01cp4a210128@islingtoncollege.edu.np" w:date="2025-07-29T12:13:00Z"/>
        </w:rPr>
      </w:pPr>
    </w:p>
    <w:p w14:paraId="6303C039" w14:textId="1EA8EF13" w:rsidR="000F2A84" w:rsidRDefault="000F2A84" w:rsidP="00385A8A">
      <w:pPr>
        <w:rPr>
          <w:ins w:id="593" w:author="np01cp4a210128@islingtoncollege.edu.np" w:date="2025-07-29T12:13:00Z"/>
        </w:rPr>
      </w:pPr>
    </w:p>
    <w:p w14:paraId="51E861A0" w14:textId="599AA9A0" w:rsidR="000F2A84" w:rsidRDefault="000F2A84" w:rsidP="00385A8A">
      <w:pPr>
        <w:rPr>
          <w:ins w:id="594" w:author="np01cp4a210128@islingtoncollege.edu.np" w:date="2025-07-29T12:13:00Z"/>
        </w:rPr>
      </w:pPr>
    </w:p>
    <w:p w14:paraId="1D6A4D3C" w14:textId="4A2C2686" w:rsidR="000F2A84" w:rsidRDefault="000F2A84" w:rsidP="00385A8A">
      <w:pPr>
        <w:rPr>
          <w:ins w:id="595" w:author="np01cp4a210128@islingtoncollege.edu.np" w:date="2025-07-29T12:13:00Z"/>
        </w:rPr>
      </w:pPr>
    </w:p>
    <w:p w14:paraId="1ACEB69A" w14:textId="544E8ED2" w:rsidR="000F2A84" w:rsidRDefault="000F2A84" w:rsidP="00385A8A">
      <w:pPr>
        <w:rPr>
          <w:ins w:id="596" w:author="np01cp4a210128@islingtoncollege.edu.np" w:date="2025-07-29T12:13:00Z"/>
        </w:rPr>
      </w:pPr>
    </w:p>
    <w:p w14:paraId="64C9F850" w14:textId="4F346CBC" w:rsidR="000F2A84" w:rsidRDefault="000F2A84" w:rsidP="00385A8A">
      <w:pPr>
        <w:rPr>
          <w:ins w:id="597" w:author="np01cp4a210128@islingtoncollege.edu.np" w:date="2025-07-29T12:13:00Z"/>
        </w:rPr>
      </w:pPr>
    </w:p>
    <w:p w14:paraId="293C5984" w14:textId="0B33DECE" w:rsidR="000F2A84" w:rsidRDefault="000F2A84" w:rsidP="00385A8A">
      <w:pPr>
        <w:rPr>
          <w:ins w:id="598" w:author="np01cp4a210128@islingtoncollege.edu.np" w:date="2025-07-29T12:13:00Z"/>
        </w:rPr>
      </w:pPr>
    </w:p>
    <w:p w14:paraId="5FF74366" w14:textId="74CBBDE0" w:rsidR="000F2A84" w:rsidRDefault="000F2A84" w:rsidP="00385A8A">
      <w:pPr>
        <w:rPr>
          <w:ins w:id="599" w:author="np01cp4a210128@islingtoncollege.edu.np" w:date="2025-07-29T12:13:00Z"/>
        </w:rPr>
      </w:pPr>
    </w:p>
    <w:p w14:paraId="47404345" w14:textId="3601870E" w:rsidR="000F2A84" w:rsidRDefault="000F2A84" w:rsidP="00385A8A">
      <w:pPr>
        <w:rPr>
          <w:ins w:id="600" w:author="np01cp4a210128@islingtoncollege.edu.np" w:date="2025-07-29T12:13:00Z"/>
        </w:rPr>
      </w:pPr>
    </w:p>
    <w:p w14:paraId="186BB20A" w14:textId="02777F03" w:rsidR="00253B80" w:rsidDel="000F2A84" w:rsidRDefault="00253B80">
      <w:pPr>
        <w:rPr>
          <w:del w:id="601" w:author="np01cp4a210128@islingtoncollege.edu.np" w:date="2025-07-29T12:13:00Z"/>
        </w:rPr>
      </w:pPr>
      <w:del w:id="602" w:author="np01cp4a210128@islingtoncollege.edu.np" w:date="2025-07-29T12:08:00Z">
        <w:r w:rsidDel="005F2917">
          <w:br w:type="page"/>
        </w:r>
      </w:del>
    </w:p>
    <w:p w14:paraId="0DF985AF" w14:textId="77777777" w:rsidR="00521901" w:rsidRDefault="00521901" w:rsidP="000F2A84"/>
    <w:tbl>
      <w:tblPr>
        <w:tblStyle w:val="TableGridLight"/>
        <w:tblW w:w="0" w:type="auto"/>
        <w:tblLook w:val="04A0" w:firstRow="1" w:lastRow="0" w:firstColumn="1" w:lastColumn="0" w:noHBand="0" w:noVBand="1"/>
      </w:tblPr>
      <w:tblGrid>
        <w:gridCol w:w="3240"/>
        <w:gridCol w:w="5400"/>
      </w:tblGrid>
      <w:tr w:rsidR="00074463" w:rsidRPr="00CA1699" w14:paraId="18CCA846" w14:textId="77777777" w:rsidTr="004E53D9">
        <w:tc>
          <w:tcPr>
            <w:tcW w:w="3240" w:type="dxa"/>
          </w:tcPr>
          <w:p w14:paraId="3596F140" w14:textId="77777777" w:rsidR="00074463" w:rsidRPr="00CA1699" w:rsidRDefault="00074463" w:rsidP="00113F99">
            <w:pPr>
              <w:jc w:val="center"/>
              <w:pPrChange w:id="603" w:author="np01cp4a210128@islingtoncollege.edu.np" w:date="2025-07-29T11:01:00Z">
                <w:pPr>
                  <w:jc w:val="both"/>
                </w:pPr>
              </w:pPrChange>
            </w:pPr>
            <w:r w:rsidRPr="00CA1699">
              <w:t>Test No</w:t>
            </w:r>
          </w:p>
        </w:tc>
        <w:tc>
          <w:tcPr>
            <w:tcW w:w="5400" w:type="dxa"/>
          </w:tcPr>
          <w:p w14:paraId="7AB1F9E4" w14:textId="4D7273CB" w:rsidR="00074463" w:rsidRPr="00CA1699" w:rsidRDefault="00074463" w:rsidP="00113F99">
            <w:pPr>
              <w:jc w:val="center"/>
              <w:pPrChange w:id="604" w:author="np01cp4a210128@islingtoncollege.edu.np" w:date="2025-07-29T11:01:00Z">
                <w:pPr>
                  <w:jc w:val="both"/>
                </w:pPr>
              </w:pPrChange>
            </w:pPr>
            <w:r>
              <w:t>1</w:t>
            </w:r>
            <w:r w:rsidR="00310A6E">
              <w:t>6</w:t>
            </w:r>
          </w:p>
        </w:tc>
      </w:tr>
      <w:tr w:rsidR="00074463" w:rsidRPr="00CA1699" w14:paraId="552F0805" w14:textId="77777777" w:rsidTr="004E53D9">
        <w:tc>
          <w:tcPr>
            <w:tcW w:w="3240" w:type="dxa"/>
          </w:tcPr>
          <w:p w14:paraId="7E60566C" w14:textId="77777777" w:rsidR="00074463" w:rsidRPr="00CA1699" w:rsidRDefault="00074463" w:rsidP="00113F99">
            <w:pPr>
              <w:jc w:val="center"/>
              <w:pPrChange w:id="605" w:author="np01cp4a210128@islingtoncollege.edu.np" w:date="2025-07-29T11:01:00Z">
                <w:pPr>
                  <w:jc w:val="both"/>
                </w:pPr>
              </w:pPrChange>
            </w:pPr>
            <w:r w:rsidRPr="00CA1699">
              <w:t>Objective</w:t>
            </w:r>
          </w:p>
        </w:tc>
        <w:tc>
          <w:tcPr>
            <w:tcW w:w="5400" w:type="dxa"/>
          </w:tcPr>
          <w:p w14:paraId="7EDCFF2E" w14:textId="77777777" w:rsidR="00310A6E" w:rsidRDefault="00310A6E" w:rsidP="00113F99">
            <w:pPr>
              <w:jc w:val="center"/>
              <w:pPrChange w:id="606" w:author="np01cp4a210128@islingtoncollege.edu.np" w:date="2025-07-29T11:01:00Z">
                <w:pPr/>
              </w:pPrChange>
            </w:pPr>
            <w:r>
              <w:t>Dashboard filtering by specific date ranges</w:t>
            </w:r>
          </w:p>
          <w:p w14:paraId="4EDB7BF3" w14:textId="77777777" w:rsidR="00074463" w:rsidRPr="00CA1699" w:rsidRDefault="00074463" w:rsidP="00113F99">
            <w:pPr>
              <w:jc w:val="center"/>
              <w:pPrChange w:id="607" w:author="np01cp4a210128@islingtoncollege.edu.np" w:date="2025-07-29T11:01:00Z">
                <w:pPr>
                  <w:jc w:val="both"/>
                </w:pPr>
              </w:pPrChange>
            </w:pPr>
          </w:p>
        </w:tc>
      </w:tr>
      <w:tr w:rsidR="00074463" w:rsidRPr="00CA1699" w14:paraId="0FECD3C3" w14:textId="77777777" w:rsidTr="004E53D9">
        <w:tc>
          <w:tcPr>
            <w:tcW w:w="3240" w:type="dxa"/>
          </w:tcPr>
          <w:p w14:paraId="0853937E" w14:textId="77777777" w:rsidR="00074463" w:rsidRPr="00CA1699" w:rsidRDefault="00074463" w:rsidP="00113F99">
            <w:pPr>
              <w:jc w:val="center"/>
              <w:pPrChange w:id="608" w:author="np01cp4a210128@islingtoncollege.edu.np" w:date="2025-07-29T11:01:00Z">
                <w:pPr>
                  <w:jc w:val="both"/>
                </w:pPr>
              </w:pPrChange>
            </w:pPr>
            <w:r w:rsidRPr="00CA1699">
              <w:t>Action</w:t>
            </w:r>
          </w:p>
        </w:tc>
        <w:tc>
          <w:tcPr>
            <w:tcW w:w="5400" w:type="dxa"/>
          </w:tcPr>
          <w:p w14:paraId="094DFCED" w14:textId="259E6B48" w:rsidR="00074463" w:rsidRPr="00CA1699" w:rsidRDefault="00E340F3" w:rsidP="00113F99">
            <w:pPr>
              <w:jc w:val="center"/>
              <w:pPrChange w:id="609" w:author="np01cp4a210128@islingtoncollege.edu.np" w:date="2025-07-29T11:01:00Z">
                <w:pPr>
                  <w:jc w:val="both"/>
                </w:pPr>
              </w:pPrChange>
            </w:pPr>
            <w:ins w:id="610" w:author="np01cp4a210128@islingtoncollege.edu.np" w:date="2025-07-29T10:54:00Z">
              <w:r>
                <w:t xml:space="preserve">When user clicks on the dashboard page, we can sort out the dates </w:t>
              </w:r>
            </w:ins>
            <w:ins w:id="611" w:author="np01cp4a210128@islingtoncollege.edu.np" w:date="2025-07-29T10:55:00Z">
              <w:r>
                <w:t>to identify the transactions.</w:t>
              </w:r>
            </w:ins>
          </w:p>
        </w:tc>
      </w:tr>
      <w:tr w:rsidR="00074463" w:rsidRPr="00CA1699" w14:paraId="7D249144" w14:textId="77777777" w:rsidTr="004E53D9">
        <w:tc>
          <w:tcPr>
            <w:tcW w:w="3240" w:type="dxa"/>
          </w:tcPr>
          <w:p w14:paraId="0B849425" w14:textId="77777777" w:rsidR="00074463" w:rsidRPr="00CA1699" w:rsidRDefault="00074463" w:rsidP="00113F99">
            <w:pPr>
              <w:jc w:val="center"/>
              <w:pPrChange w:id="612" w:author="np01cp4a210128@islingtoncollege.edu.np" w:date="2025-07-29T11:01:00Z">
                <w:pPr>
                  <w:jc w:val="both"/>
                </w:pPr>
              </w:pPrChange>
            </w:pPr>
            <w:r w:rsidRPr="00CA1699">
              <w:t>Expected Result</w:t>
            </w:r>
          </w:p>
        </w:tc>
        <w:tc>
          <w:tcPr>
            <w:tcW w:w="5400" w:type="dxa"/>
          </w:tcPr>
          <w:p w14:paraId="7833FAAC" w14:textId="1660D4CC" w:rsidR="00074463" w:rsidRPr="00CA1699" w:rsidRDefault="00E340F3" w:rsidP="00113F99">
            <w:pPr>
              <w:jc w:val="center"/>
              <w:pPrChange w:id="613" w:author="np01cp4a210128@islingtoncollege.edu.np" w:date="2025-07-29T11:01:00Z">
                <w:pPr>
                  <w:jc w:val="both"/>
                </w:pPr>
              </w:pPrChange>
            </w:pPr>
            <w:ins w:id="614" w:author="np01cp4a210128@islingtoncollege.edu.np" w:date="2025-07-29T10:55:00Z">
              <w:r>
                <w:t>After searching by title along with the date range the transactions appear with those dates.</w:t>
              </w:r>
            </w:ins>
          </w:p>
        </w:tc>
      </w:tr>
      <w:tr w:rsidR="00074463" w:rsidRPr="00CA1699" w14:paraId="31BD92E9" w14:textId="77777777" w:rsidTr="004E53D9">
        <w:tc>
          <w:tcPr>
            <w:tcW w:w="3240" w:type="dxa"/>
          </w:tcPr>
          <w:p w14:paraId="7EE5D669" w14:textId="77777777" w:rsidR="00074463" w:rsidRPr="00CA1699" w:rsidRDefault="00074463" w:rsidP="00113F99">
            <w:pPr>
              <w:jc w:val="center"/>
              <w:pPrChange w:id="615" w:author="np01cp4a210128@islingtoncollege.edu.np" w:date="2025-07-29T11:01:00Z">
                <w:pPr>
                  <w:jc w:val="both"/>
                </w:pPr>
              </w:pPrChange>
            </w:pPr>
            <w:r w:rsidRPr="00CA1699">
              <w:t>Actual Result</w:t>
            </w:r>
          </w:p>
        </w:tc>
        <w:tc>
          <w:tcPr>
            <w:tcW w:w="5400" w:type="dxa"/>
          </w:tcPr>
          <w:p w14:paraId="525F6BF6" w14:textId="32D94CB2" w:rsidR="00074463" w:rsidRPr="00CA1699" w:rsidRDefault="00E340F3" w:rsidP="00113F99">
            <w:pPr>
              <w:jc w:val="center"/>
              <w:pPrChange w:id="616" w:author="np01cp4a210128@islingtoncollege.edu.np" w:date="2025-07-29T11:01:00Z">
                <w:pPr>
                  <w:jc w:val="both"/>
                </w:pPr>
              </w:pPrChange>
            </w:pPr>
            <w:ins w:id="617" w:author="np01cp4a210128@islingtoncollege.edu.np" w:date="2025-07-29T10:55:00Z">
              <w:r>
                <w:t>After searching by title along with the date range the transactions appear with those dates.</w:t>
              </w:r>
            </w:ins>
          </w:p>
        </w:tc>
      </w:tr>
      <w:tr w:rsidR="00074463" w:rsidRPr="00CA1699" w14:paraId="24CBC9B7" w14:textId="77777777" w:rsidTr="004E53D9">
        <w:trPr>
          <w:trHeight w:val="58"/>
        </w:trPr>
        <w:tc>
          <w:tcPr>
            <w:tcW w:w="3240" w:type="dxa"/>
          </w:tcPr>
          <w:p w14:paraId="50B9C69E" w14:textId="77777777" w:rsidR="00074463" w:rsidRPr="00CA1699" w:rsidRDefault="00074463" w:rsidP="00113F99">
            <w:pPr>
              <w:jc w:val="center"/>
              <w:pPrChange w:id="618" w:author="np01cp4a210128@islingtoncollege.edu.np" w:date="2025-07-29T11:01:00Z">
                <w:pPr>
                  <w:jc w:val="both"/>
                </w:pPr>
              </w:pPrChange>
            </w:pPr>
            <w:r w:rsidRPr="00CA1699">
              <w:t>Conclusion</w:t>
            </w:r>
          </w:p>
        </w:tc>
        <w:tc>
          <w:tcPr>
            <w:tcW w:w="5400" w:type="dxa"/>
          </w:tcPr>
          <w:p w14:paraId="02056A4D" w14:textId="77777777" w:rsidR="00074463" w:rsidRPr="00CA1699" w:rsidRDefault="00074463" w:rsidP="00113F99">
            <w:pPr>
              <w:keepNext/>
              <w:jc w:val="center"/>
              <w:pPrChange w:id="619" w:author="np01cp4a210128@islingtoncollege.edu.np" w:date="2025-07-29T11:01:00Z">
                <w:pPr>
                  <w:keepNext/>
                  <w:jc w:val="both"/>
                </w:pPr>
              </w:pPrChange>
            </w:pPr>
            <w:r w:rsidRPr="00CA1699">
              <w:t>Test is successful.</w:t>
            </w:r>
          </w:p>
        </w:tc>
      </w:tr>
    </w:tbl>
    <w:p w14:paraId="3E92A226" w14:textId="77777777" w:rsidR="00113F99" w:rsidRDefault="00113F99" w:rsidP="00113F99">
      <w:pPr>
        <w:pStyle w:val="Caption"/>
        <w:jc w:val="center"/>
        <w:rPr>
          <w:ins w:id="620" w:author="np01cp4a210128@islingtoncollege.edu.np" w:date="2025-07-29T11:01:00Z"/>
        </w:rPr>
        <w:pPrChange w:id="621" w:author="np01cp4a210128@islingtoncollege.edu.np" w:date="2025-07-29T11:01:00Z">
          <w:pPr>
            <w:pStyle w:val="Caption"/>
          </w:pPr>
        </w:pPrChange>
      </w:pPr>
    </w:p>
    <w:p w14:paraId="07207438" w14:textId="7323C6E8" w:rsidR="00074463" w:rsidRDefault="00113F99" w:rsidP="00113F99">
      <w:pPr>
        <w:pStyle w:val="Caption"/>
        <w:ind w:firstLine="432"/>
        <w:jc w:val="center"/>
        <w:pPrChange w:id="622" w:author="np01cp4a210128@islingtoncollege.edu.np" w:date="2025-07-29T11:01:00Z">
          <w:pPr/>
        </w:pPrChange>
      </w:pPr>
      <w:ins w:id="623" w:author="np01cp4a210128@islingtoncollege.edu.np" w:date="2025-07-29T11:01:00Z">
        <w:r>
          <w:t xml:space="preserve">Table </w:t>
        </w:r>
        <w:r>
          <w:fldChar w:fldCharType="begin"/>
        </w:r>
        <w:r>
          <w:instrText xml:space="preserve"> SEQ Table \* ARABIC </w:instrText>
        </w:r>
      </w:ins>
      <w:r>
        <w:fldChar w:fldCharType="separate"/>
      </w:r>
      <w:ins w:id="624" w:author="np01cp4a210128@islingtoncollege.edu.np" w:date="2025-07-29T11:01:00Z">
        <w:r>
          <w:rPr>
            <w:noProof/>
          </w:rPr>
          <w:t>16</w:t>
        </w:r>
        <w:r>
          <w:fldChar w:fldCharType="end"/>
        </w:r>
        <w:r>
          <w:t xml:space="preserve"> Filtering dates in the dashboard</w:t>
        </w:r>
      </w:ins>
    </w:p>
    <w:p w14:paraId="577B046B" w14:textId="77777777" w:rsidR="005F2917" w:rsidRDefault="005F2917" w:rsidP="005F2917">
      <w:pPr>
        <w:keepNext/>
        <w:jc w:val="center"/>
        <w:rPr>
          <w:ins w:id="625" w:author="np01cp4a210128@islingtoncollege.edu.np" w:date="2025-07-29T12:10:00Z"/>
        </w:rPr>
        <w:pPrChange w:id="626" w:author="np01cp4a210128@islingtoncollege.edu.np" w:date="2025-07-29T12:10:00Z">
          <w:pPr/>
        </w:pPrChange>
      </w:pPr>
      <w:ins w:id="627" w:author="np01cp4a210128@islingtoncollege.edu.np" w:date="2025-07-29T12:10:00Z">
        <w:r w:rsidRPr="005F2917">
          <w:drawing>
            <wp:inline distT="0" distB="0" distL="0" distR="0" wp14:anchorId="697F3CDC" wp14:editId="0770F7DC">
              <wp:extent cx="5943600" cy="1958340"/>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958340"/>
                      </a:xfrm>
                      <a:prstGeom prst="rect">
                        <a:avLst/>
                      </a:prstGeom>
                    </pic:spPr>
                  </pic:pic>
                </a:graphicData>
              </a:graphic>
            </wp:inline>
          </w:drawing>
        </w:r>
      </w:ins>
    </w:p>
    <w:p w14:paraId="256572E3" w14:textId="06356FD7" w:rsidR="005F2917" w:rsidRDefault="005F2917" w:rsidP="005F2917">
      <w:pPr>
        <w:pStyle w:val="Caption"/>
        <w:jc w:val="center"/>
        <w:rPr>
          <w:ins w:id="628" w:author="np01cp4a210128@islingtoncollege.edu.np" w:date="2025-07-29T12:10:00Z"/>
        </w:rPr>
      </w:pPr>
      <w:ins w:id="629" w:author="np01cp4a210128@islingtoncollege.edu.np" w:date="2025-07-29T12:10:00Z">
        <w:r>
          <w:t xml:space="preserve">Figure </w:t>
        </w:r>
        <w:r>
          <w:fldChar w:fldCharType="begin"/>
        </w:r>
        <w:r>
          <w:instrText xml:space="preserve"> SEQ Figure \* ARABIC </w:instrText>
        </w:r>
      </w:ins>
      <w:r>
        <w:fldChar w:fldCharType="separate"/>
      </w:r>
      <w:ins w:id="630" w:author="np01cp4a210128@islingtoncollege.edu.np" w:date="2025-07-29T12:31:00Z">
        <w:r w:rsidR="00A90213">
          <w:rPr>
            <w:noProof/>
          </w:rPr>
          <w:t>73</w:t>
        </w:r>
      </w:ins>
      <w:ins w:id="631" w:author="np01cp4a210128@islingtoncollege.edu.np" w:date="2025-07-29T12:10:00Z">
        <w:r>
          <w:fldChar w:fldCharType="end"/>
        </w:r>
        <w:r>
          <w:t xml:space="preserve"> Filtering transactions by date in dashboard with title</w:t>
        </w:r>
      </w:ins>
    </w:p>
    <w:p w14:paraId="5631D648" w14:textId="77777777" w:rsidR="002A14B6" w:rsidRDefault="002A14B6" w:rsidP="002A14B6">
      <w:pPr>
        <w:keepNext/>
        <w:jc w:val="center"/>
        <w:rPr>
          <w:ins w:id="632" w:author="np01cp4a210128@islingtoncollege.edu.np" w:date="2025-07-29T12:11:00Z"/>
        </w:rPr>
        <w:pPrChange w:id="633" w:author="np01cp4a210128@islingtoncollege.edu.np" w:date="2025-07-29T12:11:00Z">
          <w:pPr/>
        </w:pPrChange>
      </w:pPr>
      <w:ins w:id="634" w:author="np01cp4a210128@islingtoncollege.edu.np" w:date="2025-07-29T12:10:00Z">
        <w:r w:rsidRPr="002A14B6">
          <w:lastRenderedPageBreak/>
          <w:drawing>
            <wp:inline distT="0" distB="0" distL="0" distR="0" wp14:anchorId="21C5643D" wp14:editId="2243021E">
              <wp:extent cx="5943600" cy="10706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070610"/>
                      </a:xfrm>
                      <a:prstGeom prst="rect">
                        <a:avLst/>
                      </a:prstGeom>
                    </pic:spPr>
                  </pic:pic>
                </a:graphicData>
              </a:graphic>
            </wp:inline>
          </w:drawing>
        </w:r>
      </w:ins>
    </w:p>
    <w:p w14:paraId="0FA4B424" w14:textId="4E7C0845" w:rsidR="002A14B6" w:rsidRPr="002A14B6" w:rsidRDefault="002A14B6" w:rsidP="002A14B6">
      <w:pPr>
        <w:pStyle w:val="Caption"/>
        <w:jc w:val="center"/>
        <w:rPr>
          <w:ins w:id="635" w:author="np01cp4a210128@islingtoncollege.edu.np" w:date="2025-07-29T12:10:00Z"/>
        </w:rPr>
        <w:pPrChange w:id="636" w:author="np01cp4a210128@islingtoncollege.edu.np" w:date="2025-07-29T12:11:00Z">
          <w:pPr>
            <w:pStyle w:val="Caption"/>
          </w:pPr>
        </w:pPrChange>
      </w:pPr>
      <w:ins w:id="637" w:author="np01cp4a210128@islingtoncollege.edu.np" w:date="2025-07-29T12:11:00Z">
        <w:r>
          <w:t xml:space="preserve">Figure </w:t>
        </w:r>
        <w:r>
          <w:fldChar w:fldCharType="begin"/>
        </w:r>
        <w:r>
          <w:instrText xml:space="preserve"> SEQ Figure \* ARABIC </w:instrText>
        </w:r>
      </w:ins>
      <w:r>
        <w:fldChar w:fldCharType="separate"/>
      </w:r>
      <w:ins w:id="638" w:author="np01cp4a210128@islingtoncollege.edu.np" w:date="2025-07-29T12:31:00Z">
        <w:r w:rsidR="00A90213">
          <w:rPr>
            <w:noProof/>
          </w:rPr>
          <w:t>74</w:t>
        </w:r>
      </w:ins>
      <w:ins w:id="639" w:author="np01cp4a210128@islingtoncollege.edu.np" w:date="2025-07-29T12:11:00Z">
        <w:r>
          <w:fldChar w:fldCharType="end"/>
        </w:r>
        <w:r>
          <w:t xml:space="preserve"> After filtering of transactions</w:t>
        </w:r>
      </w:ins>
    </w:p>
    <w:p w14:paraId="1AB23236" w14:textId="76B9F864" w:rsidR="00CA1699" w:rsidRPr="00CA1699" w:rsidRDefault="00074463" w:rsidP="00CA1699">
      <w:r>
        <w:br w:type="page"/>
      </w:r>
    </w:p>
    <w:p w14:paraId="46CED179" w14:textId="0D74467E" w:rsidR="00E46459" w:rsidRDefault="00FA7692" w:rsidP="00DB3D1C">
      <w:pPr>
        <w:pStyle w:val="Heading1"/>
      </w:pPr>
      <w:r>
        <w:lastRenderedPageBreak/>
        <w:t xml:space="preserve"> </w:t>
      </w:r>
      <w:bookmarkStart w:id="640" w:name="_Toc203638176"/>
      <w:r>
        <w:t>Conclusion</w:t>
      </w:r>
      <w:bookmarkEnd w:id="640"/>
    </w:p>
    <w:p w14:paraId="40C0F8C2" w14:textId="46141207" w:rsidR="007955A1" w:rsidRDefault="007955A1" w:rsidP="007955A1"/>
    <w:p w14:paraId="51146354" w14:textId="77777777" w:rsidR="003C631C" w:rsidRDefault="003C631C" w:rsidP="003C631C">
      <w:pPr>
        <w:spacing w:line="360" w:lineRule="auto"/>
        <w:jc w:val="both"/>
      </w:pPr>
      <w:r>
        <w:t>This project has been a challenging yet rewarding experience that pushed me to apply what I’ve learned in real, hands-on ways. Developing the Expense Tracker app using MAUI Blazor Hybrid helped me explore new technologies and understand how different components come together to form a complete application. From building features like tag-based filtering, debt tracking, and monthly summaries, to designing interfaces that are user-friendly, this journey taught me a lot about structure, logic, and user needs.</w:t>
      </w:r>
    </w:p>
    <w:p w14:paraId="1633790A" w14:textId="77777777" w:rsidR="003C631C" w:rsidRDefault="003C631C" w:rsidP="003C631C">
      <w:pPr>
        <w:spacing w:line="360" w:lineRule="auto"/>
        <w:jc w:val="both"/>
      </w:pPr>
    </w:p>
    <w:p w14:paraId="4FB74135" w14:textId="77777777" w:rsidR="003C631C" w:rsidRDefault="003C631C" w:rsidP="003C631C">
      <w:pPr>
        <w:spacing w:line="360" w:lineRule="auto"/>
        <w:jc w:val="both"/>
      </w:pPr>
      <w:r>
        <w:t>Although I wasn’t able to include formal testing or version control throughout the process, I focused my energy on learning the core concepts, solving issues as they came up, and making the application as functional and usable as possible. Many times, I had to revisit my own code, redesign parts of the UI, and adjust my thinking — and I believe that process itself was a form of testing and learning.</w:t>
      </w:r>
    </w:p>
    <w:p w14:paraId="444D8085" w14:textId="77777777" w:rsidR="003C631C" w:rsidRDefault="003C631C" w:rsidP="003C631C">
      <w:pPr>
        <w:spacing w:line="360" w:lineRule="auto"/>
        <w:jc w:val="both"/>
      </w:pPr>
    </w:p>
    <w:p w14:paraId="6C48483A" w14:textId="77777777" w:rsidR="003C631C" w:rsidRDefault="003C631C" w:rsidP="003C631C">
      <w:pPr>
        <w:spacing w:line="360" w:lineRule="auto"/>
        <w:jc w:val="both"/>
      </w:pPr>
      <w:r>
        <w:t>There were moments of doubt and frustration, especially when things didn’t work as expected. But over time, I began to find solutions on my own, think more clearly about problems, and gain confidence in my development skills. The journey has shown me the importance of planning, persistence, and adaptability.</w:t>
      </w:r>
    </w:p>
    <w:p w14:paraId="2C07D813" w14:textId="77777777" w:rsidR="003C631C" w:rsidRDefault="003C631C" w:rsidP="003C631C">
      <w:pPr>
        <w:spacing w:line="360" w:lineRule="auto"/>
        <w:jc w:val="both"/>
      </w:pPr>
    </w:p>
    <w:p w14:paraId="0B04716F" w14:textId="43F9263F" w:rsidR="007955A1" w:rsidRPr="007955A1" w:rsidRDefault="003C631C" w:rsidP="003C631C">
      <w:pPr>
        <w:spacing w:line="360" w:lineRule="auto"/>
        <w:jc w:val="both"/>
      </w:pPr>
      <w:r>
        <w:t>While this project may not be perfect, it reflects a genuine effort to build something meaningful and to grow as a developer. I now better understand what goes into a real-world software project, and I feel more prepared for future challenges — both technically and mentally.</w:t>
      </w:r>
    </w:p>
    <w:p w14:paraId="2D27D51E" w14:textId="65962158" w:rsidR="000A581A" w:rsidRDefault="000A581A" w:rsidP="00AB4F1C"/>
    <w:p w14:paraId="4B8A1006" w14:textId="77777777" w:rsidR="0057311F" w:rsidRPr="0057311F" w:rsidRDefault="0057311F" w:rsidP="00AB4F1C">
      <w:pPr>
        <w:rPr>
          <w:rFonts w:eastAsiaTheme="majorEastAsia" w:cstheme="majorBidi"/>
          <w:b/>
          <w:color w:val="000000" w:themeColor="text1"/>
          <w:sz w:val="28"/>
          <w:szCs w:val="32"/>
        </w:rPr>
      </w:pPr>
    </w:p>
    <w:bookmarkStart w:id="641" w:name="_Toc203638177" w:displacedByCustomXml="next"/>
    <w:sdt>
      <w:sdtPr>
        <w:rPr>
          <w:rFonts w:eastAsia="Arial" w:cs="Arial"/>
          <w:b w:val="0"/>
          <w:color w:val="auto"/>
          <w:sz w:val="24"/>
          <w:szCs w:val="24"/>
        </w:rPr>
        <w:id w:val="1930237979"/>
        <w:docPartObj>
          <w:docPartGallery w:val="Bibliographies"/>
          <w:docPartUnique/>
        </w:docPartObj>
      </w:sdtPr>
      <w:sdtEndPr/>
      <w:sdtContent>
        <w:p w14:paraId="52049FC6" w14:textId="48916523" w:rsidR="007F5DAC" w:rsidRDefault="007F5DAC" w:rsidP="007F5DAC">
          <w:pPr>
            <w:pStyle w:val="Heading1"/>
            <w:numPr>
              <w:ilvl w:val="0"/>
              <w:numId w:val="4"/>
            </w:numPr>
          </w:pPr>
          <w:r>
            <w:t>Bibliography</w:t>
          </w:r>
          <w:bookmarkEnd w:id="641"/>
        </w:p>
        <w:sdt>
          <w:sdtPr>
            <w:id w:val="111145805"/>
            <w:bibliography/>
          </w:sdtPr>
          <w:sdtEndPr/>
          <w:sdtContent>
            <w:p w14:paraId="7E9AED41" w14:textId="77777777" w:rsidR="000F2A84" w:rsidRDefault="007F5DAC" w:rsidP="000F2A84">
              <w:pPr>
                <w:pStyle w:val="Bibliography"/>
                <w:rPr>
                  <w:noProof/>
                </w:rPr>
              </w:pPr>
              <w:r>
                <w:fldChar w:fldCharType="begin"/>
              </w:r>
              <w:r>
                <w:instrText xml:space="preserve"> BIBLIOGRAPHY </w:instrText>
              </w:r>
              <w:r>
                <w:fldChar w:fldCharType="separate"/>
              </w:r>
              <w:r w:rsidR="000F2A84">
                <w:rPr>
                  <w:noProof/>
                </w:rPr>
                <w:t xml:space="preserve">Ansari, R., 2023. </w:t>
              </w:r>
              <w:r w:rsidR="000F2A84">
                <w:rPr>
                  <w:i/>
                  <w:iCs/>
                  <w:noProof/>
                </w:rPr>
                <w:t xml:space="preserve">Build A Blazor Hybrid App with .NET MAUI for Cross-Platform Application. </w:t>
              </w:r>
              <w:r w:rsidR="000F2A84">
                <w:rPr>
                  <w:noProof/>
                </w:rPr>
                <w:t xml:space="preserve">[Online] </w:t>
              </w:r>
              <w:r w:rsidR="000F2A84">
                <w:rPr>
                  <w:noProof/>
                </w:rPr>
                <w:br/>
                <w:t xml:space="preserve">Available at: </w:t>
              </w:r>
              <w:r w:rsidR="000F2A84">
                <w:rPr>
                  <w:noProof/>
                  <w:u w:val="single"/>
                </w:rPr>
                <w:t>https://www.c-sharpcorner.com/article/build-a-blazor-hybrid-app-with-net-maui-for-cross-platform-application/</w:t>
              </w:r>
              <w:r w:rsidR="000F2A84">
                <w:rPr>
                  <w:noProof/>
                </w:rPr>
                <w:br/>
                <w:t>[Accessed 12 July 2025].</w:t>
              </w:r>
            </w:p>
            <w:p w14:paraId="188CCA01" w14:textId="77777777" w:rsidR="000F2A84" w:rsidRDefault="000F2A84" w:rsidP="000F2A84">
              <w:pPr>
                <w:pStyle w:val="Bibliography"/>
                <w:rPr>
                  <w:noProof/>
                </w:rPr>
              </w:pPr>
              <w:r>
                <w:rPr>
                  <w:noProof/>
                </w:rPr>
                <w:t xml:space="preserve">GeeksforGeeks, 2019. </w:t>
              </w:r>
              <w:r>
                <w:rPr>
                  <w:i/>
                  <w:iCs/>
                  <w:noProof/>
                </w:rPr>
                <w:t xml:space="preserve">Bootstrap Intro. </w:t>
              </w:r>
              <w:r>
                <w:rPr>
                  <w:noProof/>
                </w:rPr>
                <w:t xml:space="preserve">[Online] </w:t>
              </w:r>
              <w:r>
                <w:rPr>
                  <w:noProof/>
                </w:rPr>
                <w:br/>
                <w:t xml:space="preserve">Available at: </w:t>
              </w:r>
              <w:r>
                <w:rPr>
                  <w:noProof/>
                  <w:u w:val="single"/>
                </w:rPr>
                <w:t>https://www.w3schools.com/bootstrap/bootstrap_get_started.asp</w:t>
              </w:r>
              <w:r>
                <w:rPr>
                  <w:noProof/>
                </w:rPr>
                <w:br/>
                <w:t>[Accessed 11 July 2025].</w:t>
              </w:r>
            </w:p>
            <w:p w14:paraId="6C2E57B6" w14:textId="77777777" w:rsidR="000F2A84" w:rsidRDefault="000F2A84" w:rsidP="000F2A84">
              <w:pPr>
                <w:pStyle w:val="Bibliography"/>
                <w:rPr>
                  <w:noProof/>
                </w:rPr>
              </w:pPr>
              <w:r>
                <w:rPr>
                  <w:noProof/>
                </w:rPr>
                <w:t xml:space="preserve">GeeksforGeeks, 2019. </w:t>
              </w:r>
              <w:r>
                <w:rPr>
                  <w:i/>
                  <w:iCs/>
                  <w:noProof/>
                </w:rPr>
                <w:t xml:space="preserve">Git Intro. </w:t>
              </w:r>
              <w:r>
                <w:rPr>
                  <w:noProof/>
                </w:rPr>
                <w:t xml:space="preserve">[Online] </w:t>
              </w:r>
              <w:r>
                <w:rPr>
                  <w:noProof/>
                </w:rPr>
                <w:br/>
                <w:t xml:space="preserve">Available at: </w:t>
              </w:r>
              <w:r>
                <w:rPr>
                  <w:noProof/>
                  <w:u w:val="single"/>
                </w:rPr>
                <w:t>https://www.w3schools.com/git/git_intro.asp?remote=github</w:t>
              </w:r>
              <w:r>
                <w:rPr>
                  <w:noProof/>
                </w:rPr>
                <w:br/>
                <w:t>[Accessed 11 July 2025].</w:t>
              </w:r>
            </w:p>
            <w:p w14:paraId="48E7C8AB" w14:textId="77777777" w:rsidR="000F2A84" w:rsidRDefault="000F2A84" w:rsidP="000F2A84">
              <w:pPr>
                <w:pStyle w:val="Bibliography"/>
                <w:rPr>
                  <w:noProof/>
                </w:rPr>
              </w:pPr>
              <w:r>
                <w:rPr>
                  <w:noProof/>
                </w:rPr>
                <w:t xml:space="preserve">JSON Org., 2019. </w:t>
              </w:r>
              <w:r>
                <w:rPr>
                  <w:i/>
                  <w:iCs/>
                  <w:noProof/>
                </w:rPr>
                <w:t xml:space="preserve">JSON Introduction. </w:t>
              </w:r>
              <w:r>
                <w:rPr>
                  <w:noProof/>
                </w:rPr>
                <w:t xml:space="preserve">[Online] </w:t>
              </w:r>
              <w:r>
                <w:rPr>
                  <w:noProof/>
                </w:rPr>
                <w:br/>
                <w:t xml:space="preserve">Available at: </w:t>
              </w:r>
              <w:r>
                <w:rPr>
                  <w:noProof/>
                  <w:u w:val="single"/>
                </w:rPr>
                <w:t>https://www.json.org/json-en.html</w:t>
              </w:r>
              <w:r>
                <w:rPr>
                  <w:noProof/>
                </w:rPr>
                <w:br/>
                <w:t>[Accessed 14 July 2025].</w:t>
              </w:r>
            </w:p>
            <w:p w14:paraId="7F0A2328" w14:textId="77777777" w:rsidR="000F2A84" w:rsidRDefault="000F2A84" w:rsidP="000F2A84">
              <w:pPr>
                <w:pStyle w:val="Bibliography"/>
                <w:rPr>
                  <w:noProof/>
                </w:rPr>
              </w:pPr>
              <w:r>
                <w:rPr>
                  <w:noProof/>
                </w:rPr>
                <w:t xml:space="preserve">LucidChart, 2017. </w:t>
              </w:r>
              <w:r>
                <w:rPr>
                  <w:i/>
                  <w:iCs/>
                  <w:noProof/>
                </w:rPr>
                <w:t xml:space="preserve">What is an ERD?. </w:t>
              </w:r>
              <w:r>
                <w:rPr>
                  <w:noProof/>
                </w:rPr>
                <w:t xml:space="preserve">[Online] </w:t>
              </w:r>
              <w:r>
                <w:rPr>
                  <w:noProof/>
                </w:rPr>
                <w:br/>
                <w:t xml:space="preserve">Available at: </w:t>
              </w:r>
              <w:r>
                <w:rPr>
                  <w:noProof/>
                  <w:u w:val="single"/>
                </w:rPr>
                <w:t>https://www.lucidchart.com/pages/er-diagrams</w:t>
              </w:r>
              <w:r>
                <w:rPr>
                  <w:noProof/>
                </w:rPr>
                <w:br/>
                <w:t>[Accessed 12 July 2025].</w:t>
              </w:r>
            </w:p>
            <w:p w14:paraId="42F3A9F8" w14:textId="77777777" w:rsidR="000F2A84" w:rsidRDefault="000F2A84" w:rsidP="000F2A84">
              <w:pPr>
                <w:pStyle w:val="Bibliography"/>
                <w:rPr>
                  <w:noProof/>
                </w:rPr>
              </w:pPr>
              <w:r>
                <w:rPr>
                  <w:noProof/>
                </w:rPr>
                <w:t xml:space="preserve">Microsoft Corp., 2017. </w:t>
              </w:r>
              <w:r>
                <w:rPr>
                  <w:i/>
                  <w:iCs/>
                  <w:noProof/>
                </w:rPr>
                <w:t xml:space="preserve">Dotnet Razor. </w:t>
              </w:r>
              <w:r>
                <w:rPr>
                  <w:noProof/>
                </w:rPr>
                <w:t xml:space="preserve">[Online] </w:t>
              </w:r>
              <w:r>
                <w:rPr>
                  <w:noProof/>
                </w:rPr>
                <w:br/>
                <w:t xml:space="preserve">Available at: </w:t>
              </w:r>
              <w:r>
                <w:rPr>
                  <w:noProof/>
                  <w:u w:val="single"/>
                </w:rPr>
                <w:t>https://dotnet.microsoft.com/en-us/apps/aspnet/web-apps/blazor</w:t>
              </w:r>
              <w:r>
                <w:rPr>
                  <w:noProof/>
                </w:rPr>
                <w:br/>
                <w:t>[Accessed 11 July 2025].</w:t>
              </w:r>
            </w:p>
            <w:p w14:paraId="18CC736D" w14:textId="77777777" w:rsidR="000F2A84" w:rsidRDefault="000F2A84" w:rsidP="000F2A84">
              <w:pPr>
                <w:pStyle w:val="Bibliography"/>
                <w:rPr>
                  <w:noProof/>
                </w:rPr>
              </w:pPr>
              <w:r>
                <w:rPr>
                  <w:noProof/>
                </w:rPr>
                <w:t xml:space="preserve">Visual Paradigm, 2017. </w:t>
              </w:r>
              <w:r>
                <w:rPr>
                  <w:i/>
                  <w:iCs/>
                  <w:noProof/>
                </w:rPr>
                <w:t xml:space="preserve">Class Diagram. </w:t>
              </w:r>
              <w:r>
                <w:rPr>
                  <w:noProof/>
                </w:rPr>
                <w:t xml:space="preserve">[Online] </w:t>
              </w:r>
              <w:r>
                <w:rPr>
                  <w:noProof/>
                </w:rPr>
                <w:br/>
                <w:t xml:space="preserve">Available at: </w:t>
              </w:r>
              <w:r>
                <w:rPr>
                  <w:noProof/>
                  <w:u w:val="single"/>
                </w:rPr>
                <w:t>https://www.visual-paradigm.com/guide/uml-unified-modeling-language/what-is-class-diagram/</w:t>
              </w:r>
              <w:r>
                <w:rPr>
                  <w:noProof/>
                </w:rPr>
                <w:br/>
                <w:t>[Accessed 14 July 2025].</w:t>
              </w:r>
            </w:p>
            <w:p w14:paraId="1672501D" w14:textId="38A547EB" w:rsidR="007F5DAC" w:rsidRDefault="007F5DAC" w:rsidP="000F2A84">
              <w:r>
                <w:rPr>
                  <w:b/>
                  <w:bCs/>
                  <w:noProof/>
                </w:rPr>
                <w:fldChar w:fldCharType="end"/>
              </w:r>
            </w:p>
          </w:sdtContent>
        </w:sdt>
      </w:sdtContent>
    </w:sdt>
    <w:p w14:paraId="0E0AE648" w14:textId="77777777" w:rsidR="007F5DAC" w:rsidRDefault="007F5DAC" w:rsidP="00AB4F1C"/>
    <w:p w14:paraId="31DD0338" w14:textId="77777777" w:rsidR="00F74B5A" w:rsidRPr="00AB4F1C" w:rsidRDefault="00F74B5A" w:rsidP="00AB4F1C"/>
    <w:p w14:paraId="29591E57" w14:textId="77777777" w:rsidR="00AB4F1C" w:rsidRPr="00AB4F1C" w:rsidRDefault="00AB4F1C" w:rsidP="00AB4F1C"/>
    <w:p w14:paraId="04A3F25B" w14:textId="77777777" w:rsidR="00AB4F1C" w:rsidRPr="00BC5AB2" w:rsidRDefault="00AB4F1C" w:rsidP="00BC5AB2">
      <w:pPr>
        <w:spacing w:line="360" w:lineRule="auto"/>
        <w:rPr>
          <w:iCs/>
        </w:rPr>
      </w:pPr>
    </w:p>
    <w:sectPr w:rsidR="00AB4F1C" w:rsidRPr="00BC5AB2">
      <w:headerReference w:type="default" r:id="rId90"/>
      <w:footerReference w:type="default" r:id="rId9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73C11" w14:textId="77777777" w:rsidR="00007213" w:rsidRDefault="00007213" w:rsidP="00C72466">
      <w:pPr>
        <w:spacing w:after="0" w:line="240" w:lineRule="auto"/>
      </w:pPr>
      <w:r>
        <w:separator/>
      </w:r>
    </w:p>
  </w:endnote>
  <w:endnote w:type="continuationSeparator" w:id="0">
    <w:p w14:paraId="00167B27" w14:textId="77777777" w:rsidR="00007213" w:rsidRDefault="00007213" w:rsidP="00C7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49B02" w14:textId="4FFB7500" w:rsidR="00D8273E" w:rsidRDefault="00D8273E">
    <w:pPr>
      <w:pStyle w:val="Footer"/>
      <w:jc w:val="right"/>
    </w:pPr>
  </w:p>
  <w:p w14:paraId="7F2F1897" w14:textId="77777777" w:rsidR="00BC5AB2" w:rsidRDefault="00BC5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6430672"/>
      <w:docPartObj>
        <w:docPartGallery w:val="Page Numbers (Bottom of Page)"/>
        <w:docPartUnique/>
      </w:docPartObj>
    </w:sdtPr>
    <w:sdtEndPr>
      <w:rPr>
        <w:noProof/>
      </w:rPr>
    </w:sdtEndPr>
    <w:sdtContent>
      <w:p w14:paraId="45E0FB4A" w14:textId="77777777" w:rsidR="00D8273E" w:rsidRDefault="00D827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1527F6" w14:textId="43FAD381" w:rsidR="00D8273E" w:rsidRDefault="000A2790">
    <w:pPr>
      <w:pStyle w:val="Footer"/>
    </w:pPr>
    <w:r>
      <w:t>21049631</w:t>
    </w:r>
  </w:p>
  <w:p w14:paraId="0890D70E" w14:textId="33565D10" w:rsidR="000A2790" w:rsidRDefault="000A2790">
    <w:pPr>
      <w:pStyle w:val="Footer"/>
    </w:pPr>
    <w:r>
      <w:t>AISHWORYA SHRIVASTAV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CF836" w14:textId="77777777" w:rsidR="00007213" w:rsidRDefault="00007213" w:rsidP="00C72466">
      <w:pPr>
        <w:spacing w:after="0" w:line="240" w:lineRule="auto"/>
      </w:pPr>
      <w:r>
        <w:separator/>
      </w:r>
    </w:p>
  </w:footnote>
  <w:footnote w:type="continuationSeparator" w:id="0">
    <w:p w14:paraId="67022AF5" w14:textId="77777777" w:rsidR="00007213" w:rsidRDefault="00007213" w:rsidP="00C72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DE8FB" w14:textId="68B3E0FC" w:rsidR="00D8273E" w:rsidRPr="00E46459" w:rsidDel="000400F0" w:rsidRDefault="00D8273E" w:rsidP="00D8273E">
    <w:pPr>
      <w:pStyle w:val="Header"/>
      <w:rPr>
        <w:del w:id="0" w:author="np01cp4a210128@islingtoncollege.edu.np" w:date="2025-07-29T11:45:00Z"/>
        <w:sz w:val="20"/>
        <w:szCs w:val="20"/>
      </w:rPr>
    </w:pPr>
  </w:p>
  <w:p w14:paraId="31E8B09B" w14:textId="50284B04" w:rsidR="00D8273E" w:rsidRDefault="00D827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CC8D" w14:textId="77777777" w:rsidR="000400F0" w:rsidRPr="00E46459" w:rsidDel="000400F0" w:rsidRDefault="000400F0" w:rsidP="00D8273E">
    <w:pPr>
      <w:pStyle w:val="Header"/>
      <w:rPr>
        <w:del w:id="642" w:author="np01cp4a210128@islingtoncollege.edu.np" w:date="2025-07-29T11:45:00Z"/>
        <w:sz w:val="20"/>
        <w:szCs w:val="20"/>
      </w:rPr>
    </w:pPr>
  </w:p>
  <w:p w14:paraId="4DEE25BF" w14:textId="0E08D540" w:rsidR="000400F0" w:rsidRDefault="000400F0">
    <w:pPr>
      <w:pStyle w:val="Header"/>
    </w:pPr>
    <w:ins w:id="643" w:author="np01cp4a210128@islingtoncollege.edu.np" w:date="2025-07-29T11:45:00Z">
      <w:r>
        <w:rPr>
          <w:sz w:val="20"/>
          <w:szCs w:val="20"/>
        </w:rPr>
        <w:t>CS6400NI</w:t>
      </w:r>
      <w:r>
        <w:rPr>
          <w:sz w:val="20"/>
          <w:szCs w:val="20"/>
        </w:rPr>
        <w:tab/>
      </w:r>
      <w:r>
        <w:rPr>
          <w:sz w:val="20"/>
          <w:szCs w:val="20"/>
        </w:rPr>
        <w:tab/>
        <w:t>APPLICATION DEVELOPMENT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7E23"/>
    <w:multiLevelType w:val="hybridMultilevel"/>
    <w:tmpl w:val="A274D6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14CE0"/>
    <w:multiLevelType w:val="hybridMultilevel"/>
    <w:tmpl w:val="0672A5E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93E0A"/>
    <w:multiLevelType w:val="hybridMultilevel"/>
    <w:tmpl w:val="8092DC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D31B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16D5FD8"/>
    <w:multiLevelType w:val="hybridMultilevel"/>
    <w:tmpl w:val="DF52FF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A464E5"/>
    <w:multiLevelType w:val="hybridMultilevel"/>
    <w:tmpl w:val="CCAA3F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7630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46A36CC"/>
    <w:multiLevelType w:val="hybridMultilevel"/>
    <w:tmpl w:val="C040E9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41181F"/>
    <w:multiLevelType w:val="hybridMultilevel"/>
    <w:tmpl w:val="1570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B51EB4"/>
    <w:multiLevelType w:val="hybridMultilevel"/>
    <w:tmpl w:val="0A4680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7"/>
  </w:num>
  <w:num w:numId="4">
    <w:abstractNumId w:val="1"/>
  </w:num>
  <w:num w:numId="5">
    <w:abstractNumId w:val="3"/>
  </w:num>
  <w:num w:numId="6">
    <w:abstractNumId w:val="9"/>
  </w:num>
  <w:num w:numId="7">
    <w:abstractNumId w:val="2"/>
  </w:num>
  <w:num w:numId="8">
    <w:abstractNumId w:val="4"/>
  </w:num>
  <w:num w:numId="9">
    <w:abstractNumId w:val="0"/>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p01cp4a210128@islingtoncollege.edu.np">
    <w15:presenceInfo w15:providerId="Windows Live" w15:userId="4cb16441d3b709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F4"/>
    <w:rsid w:val="00002725"/>
    <w:rsid w:val="00007213"/>
    <w:rsid w:val="00013AB3"/>
    <w:rsid w:val="0001621E"/>
    <w:rsid w:val="00023748"/>
    <w:rsid w:val="00027229"/>
    <w:rsid w:val="00030C76"/>
    <w:rsid w:val="000400F0"/>
    <w:rsid w:val="00047D90"/>
    <w:rsid w:val="00053933"/>
    <w:rsid w:val="00056DB5"/>
    <w:rsid w:val="00063AB4"/>
    <w:rsid w:val="000659E3"/>
    <w:rsid w:val="00074463"/>
    <w:rsid w:val="00077409"/>
    <w:rsid w:val="000837BB"/>
    <w:rsid w:val="00083BFE"/>
    <w:rsid w:val="000945B1"/>
    <w:rsid w:val="000A2790"/>
    <w:rsid w:val="000A3123"/>
    <w:rsid w:val="000A581A"/>
    <w:rsid w:val="000E0D3E"/>
    <w:rsid w:val="000E2721"/>
    <w:rsid w:val="000E2C1A"/>
    <w:rsid w:val="000E4E16"/>
    <w:rsid w:val="000E6F5E"/>
    <w:rsid w:val="000F2A84"/>
    <w:rsid w:val="000F6B78"/>
    <w:rsid w:val="00113F99"/>
    <w:rsid w:val="00117513"/>
    <w:rsid w:val="00120550"/>
    <w:rsid w:val="00123174"/>
    <w:rsid w:val="0012493C"/>
    <w:rsid w:val="00130597"/>
    <w:rsid w:val="00133E90"/>
    <w:rsid w:val="00144288"/>
    <w:rsid w:val="00153492"/>
    <w:rsid w:val="00161286"/>
    <w:rsid w:val="00177E50"/>
    <w:rsid w:val="00184628"/>
    <w:rsid w:val="0018589A"/>
    <w:rsid w:val="00187A74"/>
    <w:rsid w:val="00194603"/>
    <w:rsid w:val="001A26D4"/>
    <w:rsid w:val="001B1492"/>
    <w:rsid w:val="001C21EA"/>
    <w:rsid w:val="001C3421"/>
    <w:rsid w:val="001C34C5"/>
    <w:rsid w:val="001C78CC"/>
    <w:rsid w:val="001D3CD5"/>
    <w:rsid w:val="001F4BEB"/>
    <w:rsid w:val="001F4E41"/>
    <w:rsid w:val="001F5C6B"/>
    <w:rsid w:val="00200B5B"/>
    <w:rsid w:val="00203BD9"/>
    <w:rsid w:val="002047E0"/>
    <w:rsid w:val="002059D0"/>
    <w:rsid w:val="00206A24"/>
    <w:rsid w:val="00211F1E"/>
    <w:rsid w:val="00213D5D"/>
    <w:rsid w:val="002250C1"/>
    <w:rsid w:val="00233800"/>
    <w:rsid w:val="00241837"/>
    <w:rsid w:val="00244211"/>
    <w:rsid w:val="002535C7"/>
    <w:rsid w:val="00253B80"/>
    <w:rsid w:val="00260E41"/>
    <w:rsid w:val="0026261A"/>
    <w:rsid w:val="00264095"/>
    <w:rsid w:val="00276EBF"/>
    <w:rsid w:val="0028020B"/>
    <w:rsid w:val="002802CE"/>
    <w:rsid w:val="00285E27"/>
    <w:rsid w:val="00296B43"/>
    <w:rsid w:val="002A14B6"/>
    <w:rsid w:val="002A4E9D"/>
    <w:rsid w:val="002B112F"/>
    <w:rsid w:val="002B2DD1"/>
    <w:rsid w:val="002D05B5"/>
    <w:rsid w:val="002D6E36"/>
    <w:rsid w:val="002D6F78"/>
    <w:rsid w:val="002D7FB8"/>
    <w:rsid w:val="002E616F"/>
    <w:rsid w:val="002F5199"/>
    <w:rsid w:val="003047DD"/>
    <w:rsid w:val="00310A6E"/>
    <w:rsid w:val="003113BE"/>
    <w:rsid w:val="00311457"/>
    <w:rsid w:val="00314B4A"/>
    <w:rsid w:val="00335AAB"/>
    <w:rsid w:val="0034319E"/>
    <w:rsid w:val="00343C78"/>
    <w:rsid w:val="00344AEB"/>
    <w:rsid w:val="00346608"/>
    <w:rsid w:val="0035061A"/>
    <w:rsid w:val="0035622D"/>
    <w:rsid w:val="00365B64"/>
    <w:rsid w:val="0038171F"/>
    <w:rsid w:val="00385A8A"/>
    <w:rsid w:val="0039117B"/>
    <w:rsid w:val="003A6AB4"/>
    <w:rsid w:val="003A712C"/>
    <w:rsid w:val="003B19B5"/>
    <w:rsid w:val="003B7DAF"/>
    <w:rsid w:val="003C631C"/>
    <w:rsid w:val="003C6C43"/>
    <w:rsid w:val="003E1490"/>
    <w:rsid w:val="003E22C6"/>
    <w:rsid w:val="003F33CD"/>
    <w:rsid w:val="003F4080"/>
    <w:rsid w:val="003F4EF0"/>
    <w:rsid w:val="003F6E00"/>
    <w:rsid w:val="00403065"/>
    <w:rsid w:val="00407167"/>
    <w:rsid w:val="00410B0E"/>
    <w:rsid w:val="00414A0D"/>
    <w:rsid w:val="00416DB9"/>
    <w:rsid w:val="00417190"/>
    <w:rsid w:val="00425557"/>
    <w:rsid w:val="00452C7E"/>
    <w:rsid w:val="004645D1"/>
    <w:rsid w:val="00470D9D"/>
    <w:rsid w:val="00484571"/>
    <w:rsid w:val="00487E2F"/>
    <w:rsid w:val="0049655D"/>
    <w:rsid w:val="004A0CF4"/>
    <w:rsid w:val="004B57A2"/>
    <w:rsid w:val="004C12AD"/>
    <w:rsid w:val="004C32E9"/>
    <w:rsid w:val="004C58C9"/>
    <w:rsid w:val="004C5A1F"/>
    <w:rsid w:val="00503E6B"/>
    <w:rsid w:val="00521901"/>
    <w:rsid w:val="00532804"/>
    <w:rsid w:val="00540F33"/>
    <w:rsid w:val="00543A1B"/>
    <w:rsid w:val="0055040F"/>
    <w:rsid w:val="00557D1C"/>
    <w:rsid w:val="0057311F"/>
    <w:rsid w:val="00573165"/>
    <w:rsid w:val="00575FA3"/>
    <w:rsid w:val="005768F8"/>
    <w:rsid w:val="005868D0"/>
    <w:rsid w:val="005A1D90"/>
    <w:rsid w:val="005A3F76"/>
    <w:rsid w:val="005E5CC4"/>
    <w:rsid w:val="005F1648"/>
    <w:rsid w:val="005F2640"/>
    <w:rsid w:val="005F2917"/>
    <w:rsid w:val="006073B1"/>
    <w:rsid w:val="006148A3"/>
    <w:rsid w:val="00623C8A"/>
    <w:rsid w:val="00636520"/>
    <w:rsid w:val="006522E0"/>
    <w:rsid w:val="00654BC5"/>
    <w:rsid w:val="0065554B"/>
    <w:rsid w:val="00672BA1"/>
    <w:rsid w:val="006778BB"/>
    <w:rsid w:val="006842D5"/>
    <w:rsid w:val="006A1E93"/>
    <w:rsid w:val="006A7CDF"/>
    <w:rsid w:val="006B1F2A"/>
    <w:rsid w:val="006B2A6A"/>
    <w:rsid w:val="006C61ED"/>
    <w:rsid w:val="006D1AD3"/>
    <w:rsid w:val="006D6914"/>
    <w:rsid w:val="006D7B1A"/>
    <w:rsid w:val="006D7C58"/>
    <w:rsid w:val="006F5759"/>
    <w:rsid w:val="00701359"/>
    <w:rsid w:val="00702F7A"/>
    <w:rsid w:val="00705BB1"/>
    <w:rsid w:val="00707AC5"/>
    <w:rsid w:val="00717873"/>
    <w:rsid w:val="00717FBB"/>
    <w:rsid w:val="007239A5"/>
    <w:rsid w:val="00724C92"/>
    <w:rsid w:val="00734183"/>
    <w:rsid w:val="00735839"/>
    <w:rsid w:val="00735A61"/>
    <w:rsid w:val="007440DF"/>
    <w:rsid w:val="007621C4"/>
    <w:rsid w:val="0077752F"/>
    <w:rsid w:val="00780B38"/>
    <w:rsid w:val="00781B08"/>
    <w:rsid w:val="00791F66"/>
    <w:rsid w:val="007926D9"/>
    <w:rsid w:val="007955A1"/>
    <w:rsid w:val="007A6843"/>
    <w:rsid w:val="007B104C"/>
    <w:rsid w:val="007B1A7D"/>
    <w:rsid w:val="007B6B9A"/>
    <w:rsid w:val="007C0372"/>
    <w:rsid w:val="007D5374"/>
    <w:rsid w:val="007E396A"/>
    <w:rsid w:val="007F1B60"/>
    <w:rsid w:val="007F5DAC"/>
    <w:rsid w:val="007F6FCF"/>
    <w:rsid w:val="00803C39"/>
    <w:rsid w:val="008171D2"/>
    <w:rsid w:val="00817A7C"/>
    <w:rsid w:val="00833149"/>
    <w:rsid w:val="008475CC"/>
    <w:rsid w:val="00855B1C"/>
    <w:rsid w:val="00864090"/>
    <w:rsid w:val="00876122"/>
    <w:rsid w:val="008823C7"/>
    <w:rsid w:val="008857A6"/>
    <w:rsid w:val="008955F4"/>
    <w:rsid w:val="008A31C1"/>
    <w:rsid w:val="008A3F0E"/>
    <w:rsid w:val="008A7726"/>
    <w:rsid w:val="008B1759"/>
    <w:rsid w:val="008B66A1"/>
    <w:rsid w:val="008E0096"/>
    <w:rsid w:val="008F0D87"/>
    <w:rsid w:val="008F7809"/>
    <w:rsid w:val="00945163"/>
    <w:rsid w:val="00953484"/>
    <w:rsid w:val="009554B0"/>
    <w:rsid w:val="009576D4"/>
    <w:rsid w:val="009604E9"/>
    <w:rsid w:val="0097219A"/>
    <w:rsid w:val="00976E3F"/>
    <w:rsid w:val="00982ED8"/>
    <w:rsid w:val="00992712"/>
    <w:rsid w:val="009965E0"/>
    <w:rsid w:val="009A1CE0"/>
    <w:rsid w:val="009A31AC"/>
    <w:rsid w:val="009A478D"/>
    <w:rsid w:val="009A7DA3"/>
    <w:rsid w:val="009B4865"/>
    <w:rsid w:val="009B651B"/>
    <w:rsid w:val="009B7EB9"/>
    <w:rsid w:val="009C0E48"/>
    <w:rsid w:val="009C7623"/>
    <w:rsid w:val="009D19EF"/>
    <w:rsid w:val="009D36D1"/>
    <w:rsid w:val="009E0981"/>
    <w:rsid w:val="009E0F13"/>
    <w:rsid w:val="009E1393"/>
    <w:rsid w:val="009E618D"/>
    <w:rsid w:val="00A060D5"/>
    <w:rsid w:val="00A10027"/>
    <w:rsid w:val="00A110B2"/>
    <w:rsid w:val="00A11F87"/>
    <w:rsid w:val="00A326F0"/>
    <w:rsid w:val="00A361CF"/>
    <w:rsid w:val="00A42497"/>
    <w:rsid w:val="00A47F72"/>
    <w:rsid w:val="00A577A6"/>
    <w:rsid w:val="00A777A0"/>
    <w:rsid w:val="00A8502B"/>
    <w:rsid w:val="00A90213"/>
    <w:rsid w:val="00A9392C"/>
    <w:rsid w:val="00AB4F1C"/>
    <w:rsid w:val="00AB6AA7"/>
    <w:rsid w:val="00AB79DD"/>
    <w:rsid w:val="00AD4139"/>
    <w:rsid w:val="00AF2F35"/>
    <w:rsid w:val="00B10397"/>
    <w:rsid w:val="00B1686F"/>
    <w:rsid w:val="00B20488"/>
    <w:rsid w:val="00B2505C"/>
    <w:rsid w:val="00B2520F"/>
    <w:rsid w:val="00B2611A"/>
    <w:rsid w:val="00B3077E"/>
    <w:rsid w:val="00B33AE3"/>
    <w:rsid w:val="00B3711A"/>
    <w:rsid w:val="00B411E6"/>
    <w:rsid w:val="00B43638"/>
    <w:rsid w:val="00B50B5D"/>
    <w:rsid w:val="00B53BED"/>
    <w:rsid w:val="00B5498D"/>
    <w:rsid w:val="00B570FE"/>
    <w:rsid w:val="00B60174"/>
    <w:rsid w:val="00B60655"/>
    <w:rsid w:val="00B73DD1"/>
    <w:rsid w:val="00B86940"/>
    <w:rsid w:val="00B91192"/>
    <w:rsid w:val="00B91EC8"/>
    <w:rsid w:val="00B9253B"/>
    <w:rsid w:val="00B95814"/>
    <w:rsid w:val="00B96340"/>
    <w:rsid w:val="00BA339E"/>
    <w:rsid w:val="00BA52EE"/>
    <w:rsid w:val="00BA6CF8"/>
    <w:rsid w:val="00BB0BA5"/>
    <w:rsid w:val="00BB105B"/>
    <w:rsid w:val="00BC1A2C"/>
    <w:rsid w:val="00BC218C"/>
    <w:rsid w:val="00BC54D2"/>
    <w:rsid w:val="00BC5AB2"/>
    <w:rsid w:val="00BE4490"/>
    <w:rsid w:val="00BE552C"/>
    <w:rsid w:val="00BE6D71"/>
    <w:rsid w:val="00BF0D1A"/>
    <w:rsid w:val="00BF6C85"/>
    <w:rsid w:val="00C0228F"/>
    <w:rsid w:val="00C168C4"/>
    <w:rsid w:val="00C22982"/>
    <w:rsid w:val="00C32715"/>
    <w:rsid w:val="00C40B87"/>
    <w:rsid w:val="00C4185F"/>
    <w:rsid w:val="00C45A6E"/>
    <w:rsid w:val="00C508A6"/>
    <w:rsid w:val="00C5440B"/>
    <w:rsid w:val="00C608CA"/>
    <w:rsid w:val="00C62709"/>
    <w:rsid w:val="00C64BF9"/>
    <w:rsid w:val="00C65589"/>
    <w:rsid w:val="00C65D4C"/>
    <w:rsid w:val="00C66B54"/>
    <w:rsid w:val="00C72466"/>
    <w:rsid w:val="00C8454B"/>
    <w:rsid w:val="00CA1699"/>
    <w:rsid w:val="00CB0C92"/>
    <w:rsid w:val="00CB1BE5"/>
    <w:rsid w:val="00CB2028"/>
    <w:rsid w:val="00CB2A92"/>
    <w:rsid w:val="00CB4669"/>
    <w:rsid w:val="00CC0C43"/>
    <w:rsid w:val="00CD013A"/>
    <w:rsid w:val="00CD0608"/>
    <w:rsid w:val="00CE0C6B"/>
    <w:rsid w:val="00CE119C"/>
    <w:rsid w:val="00CE1F9C"/>
    <w:rsid w:val="00CE5191"/>
    <w:rsid w:val="00CE7ED6"/>
    <w:rsid w:val="00D0692A"/>
    <w:rsid w:val="00D07784"/>
    <w:rsid w:val="00D11797"/>
    <w:rsid w:val="00D17580"/>
    <w:rsid w:val="00D21E51"/>
    <w:rsid w:val="00D2371A"/>
    <w:rsid w:val="00D24830"/>
    <w:rsid w:val="00D26CC3"/>
    <w:rsid w:val="00D45239"/>
    <w:rsid w:val="00D50BAC"/>
    <w:rsid w:val="00D65937"/>
    <w:rsid w:val="00D77EA0"/>
    <w:rsid w:val="00D8273E"/>
    <w:rsid w:val="00D841A8"/>
    <w:rsid w:val="00D85C0F"/>
    <w:rsid w:val="00D938D0"/>
    <w:rsid w:val="00DA6120"/>
    <w:rsid w:val="00DB1457"/>
    <w:rsid w:val="00DB2267"/>
    <w:rsid w:val="00DB3D1C"/>
    <w:rsid w:val="00DB54DD"/>
    <w:rsid w:val="00DC5F6F"/>
    <w:rsid w:val="00DD210F"/>
    <w:rsid w:val="00DF7666"/>
    <w:rsid w:val="00E17529"/>
    <w:rsid w:val="00E24824"/>
    <w:rsid w:val="00E25F6C"/>
    <w:rsid w:val="00E3055B"/>
    <w:rsid w:val="00E328D2"/>
    <w:rsid w:val="00E340F3"/>
    <w:rsid w:val="00E414DA"/>
    <w:rsid w:val="00E41E20"/>
    <w:rsid w:val="00E46459"/>
    <w:rsid w:val="00E52EB0"/>
    <w:rsid w:val="00E562F5"/>
    <w:rsid w:val="00E56385"/>
    <w:rsid w:val="00E62DEC"/>
    <w:rsid w:val="00E672F5"/>
    <w:rsid w:val="00E75FEB"/>
    <w:rsid w:val="00E77707"/>
    <w:rsid w:val="00E85E4D"/>
    <w:rsid w:val="00E956C3"/>
    <w:rsid w:val="00EA0D23"/>
    <w:rsid w:val="00EA38F5"/>
    <w:rsid w:val="00EB2235"/>
    <w:rsid w:val="00EB4872"/>
    <w:rsid w:val="00ED5A31"/>
    <w:rsid w:val="00EE2558"/>
    <w:rsid w:val="00EE26B1"/>
    <w:rsid w:val="00EE42AF"/>
    <w:rsid w:val="00F02620"/>
    <w:rsid w:val="00F1281B"/>
    <w:rsid w:val="00F16125"/>
    <w:rsid w:val="00F3384A"/>
    <w:rsid w:val="00F34402"/>
    <w:rsid w:val="00F36D89"/>
    <w:rsid w:val="00F43303"/>
    <w:rsid w:val="00F44BF5"/>
    <w:rsid w:val="00F46B43"/>
    <w:rsid w:val="00F61BF8"/>
    <w:rsid w:val="00F6704C"/>
    <w:rsid w:val="00F74B5A"/>
    <w:rsid w:val="00FA4B2B"/>
    <w:rsid w:val="00FA7692"/>
    <w:rsid w:val="00FC23BE"/>
    <w:rsid w:val="00FC54E8"/>
    <w:rsid w:val="00FD258B"/>
    <w:rsid w:val="00FE385F"/>
    <w:rsid w:val="00FF32B1"/>
    <w:rsid w:val="00FF345D"/>
    <w:rsid w:val="00FF4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77318"/>
  <w15:docId w15:val="{2FB8AC43-E67C-460E-BF9B-ACDE6BBA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463"/>
  </w:style>
  <w:style w:type="paragraph" w:styleId="Heading1">
    <w:name w:val="heading 1"/>
    <w:basedOn w:val="Normal"/>
    <w:next w:val="Normal"/>
    <w:link w:val="Heading1Char"/>
    <w:uiPriority w:val="9"/>
    <w:qFormat/>
    <w:rsid w:val="00391FD5"/>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uiPriority w:val="9"/>
    <w:unhideWhenUsed/>
    <w:qFormat/>
    <w:pPr>
      <w:keepNext/>
      <w:keepLines/>
      <w:numPr>
        <w:ilvl w:val="3"/>
        <w:numId w:val="1"/>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1"/>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C5AB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AB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AB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character" w:customStyle="1" w:styleId="Heading7Char">
    <w:name w:val="Heading 7 Char"/>
    <w:basedOn w:val="DefaultParagraphFont"/>
    <w:link w:val="Heading7"/>
    <w:uiPriority w:val="9"/>
    <w:semiHidden/>
    <w:rsid w:val="00BC5AB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C5A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AB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623C8A"/>
  </w:style>
  <w:style w:type="character" w:customStyle="1" w:styleId="eop">
    <w:name w:val="eop"/>
    <w:basedOn w:val="DefaultParagraphFont"/>
    <w:rsid w:val="00623C8A"/>
  </w:style>
  <w:style w:type="character" w:styleId="UnresolvedMention">
    <w:name w:val="Unresolved Mention"/>
    <w:basedOn w:val="DefaultParagraphFont"/>
    <w:uiPriority w:val="99"/>
    <w:semiHidden/>
    <w:unhideWhenUsed/>
    <w:rsid w:val="00CB2A92"/>
    <w:rPr>
      <w:color w:val="605E5C"/>
      <w:shd w:val="clear" w:color="auto" w:fill="E1DFDD"/>
    </w:rPr>
  </w:style>
  <w:style w:type="character" w:styleId="CommentReference">
    <w:name w:val="annotation reference"/>
    <w:basedOn w:val="DefaultParagraphFont"/>
    <w:uiPriority w:val="99"/>
    <w:semiHidden/>
    <w:unhideWhenUsed/>
    <w:rsid w:val="009E618D"/>
    <w:rPr>
      <w:sz w:val="16"/>
      <w:szCs w:val="16"/>
    </w:rPr>
  </w:style>
  <w:style w:type="paragraph" w:styleId="CommentText">
    <w:name w:val="annotation text"/>
    <w:basedOn w:val="Normal"/>
    <w:link w:val="CommentTextChar"/>
    <w:uiPriority w:val="99"/>
    <w:semiHidden/>
    <w:unhideWhenUsed/>
    <w:rsid w:val="009E618D"/>
    <w:pPr>
      <w:spacing w:line="240" w:lineRule="auto"/>
    </w:pPr>
    <w:rPr>
      <w:sz w:val="20"/>
      <w:szCs w:val="20"/>
    </w:rPr>
  </w:style>
  <w:style w:type="character" w:customStyle="1" w:styleId="CommentTextChar">
    <w:name w:val="Comment Text Char"/>
    <w:basedOn w:val="DefaultParagraphFont"/>
    <w:link w:val="CommentText"/>
    <w:uiPriority w:val="99"/>
    <w:semiHidden/>
    <w:rsid w:val="009E618D"/>
    <w:rPr>
      <w:sz w:val="20"/>
      <w:szCs w:val="20"/>
    </w:rPr>
  </w:style>
  <w:style w:type="paragraph" w:styleId="CommentSubject">
    <w:name w:val="annotation subject"/>
    <w:basedOn w:val="CommentText"/>
    <w:next w:val="CommentText"/>
    <w:link w:val="CommentSubjectChar"/>
    <w:uiPriority w:val="99"/>
    <w:semiHidden/>
    <w:unhideWhenUsed/>
    <w:rsid w:val="009E618D"/>
    <w:rPr>
      <w:b/>
      <w:bCs/>
    </w:rPr>
  </w:style>
  <w:style w:type="character" w:customStyle="1" w:styleId="CommentSubjectChar">
    <w:name w:val="Comment Subject Char"/>
    <w:basedOn w:val="CommentTextChar"/>
    <w:link w:val="CommentSubject"/>
    <w:uiPriority w:val="99"/>
    <w:semiHidden/>
    <w:rsid w:val="009E618D"/>
    <w:rPr>
      <w:b/>
      <w:bCs/>
      <w:sz w:val="20"/>
      <w:szCs w:val="20"/>
    </w:rPr>
  </w:style>
  <w:style w:type="paragraph" w:styleId="Caption">
    <w:name w:val="caption"/>
    <w:basedOn w:val="Normal"/>
    <w:next w:val="Normal"/>
    <w:uiPriority w:val="35"/>
    <w:unhideWhenUsed/>
    <w:qFormat/>
    <w:rsid w:val="007A6843"/>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7F5DAC"/>
  </w:style>
  <w:style w:type="paragraph" w:styleId="TableofFigures">
    <w:name w:val="table of figures"/>
    <w:basedOn w:val="Normal"/>
    <w:next w:val="Normal"/>
    <w:uiPriority w:val="99"/>
    <w:unhideWhenUsed/>
    <w:rsid w:val="003047DD"/>
    <w:pPr>
      <w:spacing w:after="0"/>
    </w:pPr>
  </w:style>
  <w:style w:type="table" w:styleId="PlainTable5">
    <w:name w:val="Plain Table 5"/>
    <w:basedOn w:val="TableNormal"/>
    <w:uiPriority w:val="45"/>
    <w:rsid w:val="009C76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C76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C76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C7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C76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C76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82185">
      <w:bodyDiv w:val="1"/>
      <w:marLeft w:val="0"/>
      <w:marRight w:val="0"/>
      <w:marTop w:val="0"/>
      <w:marBottom w:val="0"/>
      <w:divBdr>
        <w:top w:val="none" w:sz="0" w:space="0" w:color="auto"/>
        <w:left w:val="none" w:sz="0" w:space="0" w:color="auto"/>
        <w:bottom w:val="none" w:sz="0" w:space="0" w:color="auto"/>
        <w:right w:val="none" w:sz="0" w:space="0" w:color="auto"/>
      </w:divBdr>
    </w:div>
    <w:div w:id="224613074">
      <w:bodyDiv w:val="1"/>
      <w:marLeft w:val="0"/>
      <w:marRight w:val="0"/>
      <w:marTop w:val="0"/>
      <w:marBottom w:val="0"/>
      <w:divBdr>
        <w:top w:val="none" w:sz="0" w:space="0" w:color="auto"/>
        <w:left w:val="none" w:sz="0" w:space="0" w:color="auto"/>
        <w:bottom w:val="none" w:sz="0" w:space="0" w:color="auto"/>
        <w:right w:val="none" w:sz="0" w:space="0" w:color="auto"/>
      </w:divBdr>
    </w:div>
    <w:div w:id="239796459">
      <w:bodyDiv w:val="1"/>
      <w:marLeft w:val="0"/>
      <w:marRight w:val="0"/>
      <w:marTop w:val="0"/>
      <w:marBottom w:val="0"/>
      <w:divBdr>
        <w:top w:val="none" w:sz="0" w:space="0" w:color="auto"/>
        <w:left w:val="none" w:sz="0" w:space="0" w:color="auto"/>
        <w:bottom w:val="none" w:sz="0" w:space="0" w:color="auto"/>
        <w:right w:val="none" w:sz="0" w:space="0" w:color="auto"/>
      </w:divBdr>
    </w:div>
    <w:div w:id="254021652">
      <w:bodyDiv w:val="1"/>
      <w:marLeft w:val="0"/>
      <w:marRight w:val="0"/>
      <w:marTop w:val="0"/>
      <w:marBottom w:val="0"/>
      <w:divBdr>
        <w:top w:val="none" w:sz="0" w:space="0" w:color="auto"/>
        <w:left w:val="none" w:sz="0" w:space="0" w:color="auto"/>
        <w:bottom w:val="none" w:sz="0" w:space="0" w:color="auto"/>
        <w:right w:val="none" w:sz="0" w:space="0" w:color="auto"/>
      </w:divBdr>
    </w:div>
    <w:div w:id="394740994">
      <w:bodyDiv w:val="1"/>
      <w:marLeft w:val="0"/>
      <w:marRight w:val="0"/>
      <w:marTop w:val="0"/>
      <w:marBottom w:val="0"/>
      <w:divBdr>
        <w:top w:val="none" w:sz="0" w:space="0" w:color="auto"/>
        <w:left w:val="none" w:sz="0" w:space="0" w:color="auto"/>
        <w:bottom w:val="none" w:sz="0" w:space="0" w:color="auto"/>
        <w:right w:val="none" w:sz="0" w:space="0" w:color="auto"/>
      </w:divBdr>
    </w:div>
    <w:div w:id="526140038">
      <w:bodyDiv w:val="1"/>
      <w:marLeft w:val="0"/>
      <w:marRight w:val="0"/>
      <w:marTop w:val="0"/>
      <w:marBottom w:val="0"/>
      <w:divBdr>
        <w:top w:val="none" w:sz="0" w:space="0" w:color="auto"/>
        <w:left w:val="none" w:sz="0" w:space="0" w:color="auto"/>
        <w:bottom w:val="none" w:sz="0" w:space="0" w:color="auto"/>
        <w:right w:val="none" w:sz="0" w:space="0" w:color="auto"/>
      </w:divBdr>
    </w:div>
    <w:div w:id="548881447">
      <w:bodyDiv w:val="1"/>
      <w:marLeft w:val="0"/>
      <w:marRight w:val="0"/>
      <w:marTop w:val="0"/>
      <w:marBottom w:val="0"/>
      <w:divBdr>
        <w:top w:val="none" w:sz="0" w:space="0" w:color="auto"/>
        <w:left w:val="none" w:sz="0" w:space="0" w:color="auto"/>
        <w:bottom w:val="none" w:sz="0" w:space="0" w:color="auto"/>
        <w:right w:val="none" w:sz="0" w:space="0" w:color="auto"/>
      </w:divBdr>
    </w:div>
    <w:div w:id="646544586">
      <w:bodyDiv w:val="1"/>
      <w:marLeft w:val="0"/>
      <w:marRight w:val="0"/>
      <w:marTop w:val="0"/>
      <w:marBottom w:val="0"/>
      <w:divBdr>
        <w:top w:val="none" w:sz="0" w:space="0" w:color="auto"/>
        <w:left w:val="none" w:sz="0" w:space="0" w:color="auto"/>
        <w:bottom w:val="none" w:sz="0" w:space="0" w:color="auto"/>
        <w:right w:val="none" w:sz="0" w:space="0" w:color="auto"/>
      </w:divBdr>
    </w:div>
    <w:div w:id="776294500">
      <w:bodyDiv w:val="1"/>
      <w:marLeft w:val="0"/>
      <w:marRight w:val="0"/>
      <w:marTop w:val="0"/>
      <w:marBottom w:val="0"/>
      <w:divBdr>
        <w:top w:val="none" w:sz="0" w:space="0" w:color="auto"/>
        <w:left w:val="none" w:sz="0" w:space="0" w:color="auto"/>
        <w:bottom w:val="none" w:sz="0" w:space="0" w:color="auto"/>
        <w:right w:val="none" w:sz="0" w:space="0" w:color="auto"/>
      </w:divBdr>
    </w:div>
    <w:div w:id="877860953">
      <w:bodyDiv w:val="1"/>
      <w:marLeft w:val="0"/>
      <w:marRight w:val="0"/>
      <w:marTop w:val="0"/>
      <w:marBottom w:val="0"/>
      <w:divBdr>
        <w:top w:val="none" w:sz="0" w:space="0" w:color="auto"/>
        <w:left w:val="none" w:sz="0" w:space="0" w:color="auto"/>
        <w:bottom w:val="none" w:sz="0" w:space="0" w:color="auto"/>
        <w:right w:val="none" w:sz="0" w:space="0" w:color="auto"/>
      </w:divBdr>
    </w:div>
    <w:div w:id="896548917">
      <w:bodyDiv w:val="1"/>
      <w:marLeft w:val="0"/>
      <w:marRight w:val="0"/>
      <w:marTop w:val="0"/>
      <w:marBottom w:val="0"/>
      <w:divBdr>
        <w:top w:val="none" w:sz="0" w:space="0" w:color="auto"/>
        <w:left w:val="none" w:sz="0" w:space="0" w:color="auto"/>
        <w:bottom w:val="none" w:sz="0" w:space="0" w:color="auto"/>
        <w:right w:val="none" w:sz="0" w:space="0" w:color="auto"/>
      </w:divBdr>
    </w:div>
    <w:div w:id="951327621">
      <w:bodyDiv w:val="1"/>
      <w:marLeft w:val="0"/>
      <w:marRight w:val="0"/>
      <w:marTop w:val="0"/>
      <w:marBottom w:val="0"/>
      <w:divBdr>
        <w:top w:val="none" w:sz="0" w:space="0" w:color="auto"/>
        <w:left w:val="none" w:sz="0" w:space="0" w:color="auto"/>
        <w:bottom w:val="none" w:sz="0" w:space="0" w:color="auto"/>
        <w:right w:val="none" w:sz="0" w:space="0" w:color="auto"/>
      </w:divBdr>
    </w:div>
    <w:div w:id="980889657">
      <w:bodyDiv w:val="1"/>
      <w:marLeft w:val="0"/>
      <w:marRight w:val="0"/>
      <w:marTop w:val="0"/>
      <w:marBottom w:val="0"/>
      <w:divBdr>
        <w:top w:val="none" w:sz="0" w:space="0" w:color="auto"/>
        <w:left w:val="none" w:sz="0" w:space="0" w:color="auto"/>
        <w:bottom w:val="none" w:sz="0" w:space="0" w:color="auto"/>
        <w:right w:val="none" w:sz="0" w:space="0" w:color="auto"/>
      </w:divBdr>
    </w:div>
    <w:div w:id="1098257723">
      <w:bodyDiv w:val="1"/>
      <w:marLeft w:val="0"/>
      <w:marRight w:val="0"/>
      <w:marTop w:val="0"/>
      <w:marBottom w:val="0"/>
      <w:divBdr>
        <w:top w:val="none" w:sz="0" w:space="0" w:color="auto"/>
        <w:left w:val="none" w:sz="0" w:space="0" w:color="auto"/>
        <w:bottom w:val="none" w:sz="0" w:space="0" w:color="auto"/>
        <w:right w:val="none" w:sz="0" w:space="0" w:color="auto"/>
      </w:divBdr>
    </w:div>
    <w:div w:id="1128008653">
      <w:bodyDiv w:val="1"/>
      <w:marLeft w:val="0"/>
      <w:marRight w:val="0"/>
      <w:marTop w:val="0"/>
      <w:marBottom w:val="0"/>
      <w:divBdr>
        <w:top w:val="none" w:sz="0" w:space="0" w:color="auto"/>
        <w:left w:val="none" w:sz="0" w:space="0" w:color="auto"/>
        <w:bottom w:val="none" w:sz="0" w:space="0" w:color="auto"/>
        <w:right w:val="none" w:sz="0" w:space="0" w:color="auto"/>
      </w:divBdr>
    </w:div>
    <w:div w:id="1167869125">
      <w:bodyDiv w:val="1"/>
      <w:marLeft w:val="0"/>
      <w:marRight w:val="0"/>
      <w:marTop w:val="0"/>
      <w:marBottom w:val="0"/>
      <w:divBdr>
        <w:top w:val="none" w:sz="0" w:space="0" w:color="auto"/>
        <w:left w:val="none" w:sz="0" w:space="0" w:color="auto"/>
        <w:bottom w:val="none" w:sz="0" w:space="0" w:color="auto"/>
        <w:right w:val="none" w:sz="0" w:space="0" w:color="auto"/>
      </w:divBdr>
    </w:div>
    <w:div w:id="1359813278">
      <w:bodyDiv w:val="1"/>
      <w:marLeft w:val="0"/>
      <w:marRight w:val="0"/>
      <w:marTop w:val="0"/>
      <w:marBottom w:val="0"/>
      <w:divBdr>
        <w:top w:val="none" w:sz="0" w:space="0" w:color="auto"/>
        <w:left w:val="none" w:sz="0" w:space="0" w:color="auto"/>
        <w:bottom w:val="none" w:sz="0" w:space="0" w:color="auto"/>
        <w:right w:val="none" w:sz="0" w:space="0" w:color="auto"/>
      </w:divBdr>
    </w:div>
    <w:div w:id="1414937027">
      <w:bodyDiv w:val="1"/>
      <w:marLeft w:val="0"/>
      <w:marRight w:val="0"/>
      <w:marTop w:val="0"/>
      <w:marBottom w:val="0"/>
      <w:divBdr>
        <w:top w:val="none" w:sz="0" w:space="0" w:color="auto"/>
        <w:left w:val="none" w:sz="0" w:space="0" w:color="auto"/>
        <w:bottom w:val="none" w:sz="0" w:space="0" w:color="auto"/>
        <w:right w:val="none" w:sz="0" w:space="0" w:color="auto"/>
      </w:divBdr>
    </w:div>
    <w:div w:id="1416783972">
      <w:bodyDiv w:val="1"/>
      <w:marLeft w:val="0"/>
      <w:marRight w:val="0"/>
      <w:marTop w:val="0"/>
      <w:marBottom w:val="0"/>
      <w:divBdr>
        <w:top w:val="none" w:sz="0" w:space="0" w:color="auto"/>
        <w:left w:val="none" w:sz="0" w:space="0" w:color="auto"/>
        <w:bottom w:val="none" w:sz="0" w:space="0" w:color="auto"/>
        <w:right w:val="none" w:sz="0" w:space="0" w:color="auto"/>
      </w:divBdr>
    </w:div>
    <w:div w:id="1470436324">
      <w:bodyDiv w:val="1"/>
      <w:marLeft w:val="0"/>
      <w:marRight w:val="0"/>
      <w:marTop w:val="0"/>
      <w:marBottom w:val="0"/>
      <w:divBdr>
        <w:top w:val="none" w:sz="0" w:space="0" w:color="auto"/>
        <w:left w:val="none" w:sz="0" w:space="0" w:color="auto"/>
        <w:bottom w:val="none" w:sz="0" w:space="0" w:color="auto"/>
        <w:right w:val="none" w:sz="0" w:space="0" w:color="auto"/>
      </w:divBdr>
    </w:div>
    <w:div w:id="1664703467">
      <w:bodyDiv w:val="1"/>
      <w:marLeft w:val="0"/>
      <w:marRight w:val="0"/>
      <w:marTop w:val="0"/>
      <w:marBottom w:val="0"/>
      <w:divBdr>
        <w:top w:val="none" w:sz="0" w:space="0" w:color="auto"/>
        <w:left w:val="none" w:sz="0" w:space="0" w:color="auto"/>
        <w:bottom w:val="none" w:sz="0" w:space="0" w:color="auto"/>
        <w:right w:val="none" w:sz="0" w:space="0" w:color="auto"/>
      </w:divBdr>
    </w:div>
    <w:div w:id="1706178828">
      <w:bodyDiv w:val="1"/>
      <w:marLeft w:val="0"/>
      <w:marRight w:val="0"/>
      <w:marTop w:val="0"/>
      <w:marBottom w:val="0"/>
      <w:divBdr>
        <w:top w:val="none" w:sz="0" w:space="0" w:color="auto"/>
        <w:left w:val="none" w:sz="0" w:space="0" w:color="auto"/>
        <w:bottom w:val="none" w:sz="0" w:space="0" w:color="auto"/>
        <w:right w:val="none" w:sz="0" w:space="0" w:color="auto"/>
      </w:divBdr>
    </w:div>
    <w:div w:id="1918514036">
      <w:bodyDiv w:val="1"/>
      <w:marLeft w:val="0"/>
      <w:marRight w:val="0"/>
      <w:marTop w:val="0"/>
      <w:marBottom w:val="0"/>
      <w:divBdr>
        <w:top w:val="none" w:sz="0" w:space="0" w:color="auto"/>
        <w:left w:val="none" w:sz="0" w:space="0" w:color="auto"/>
        <w:bottom w:val="none" w:sz="0" w:space="0" w:color="auto"/>
        <w:right w:val="none" w:sz="0" w:space="0" w:color="auto"/>
      </w:divBdr>
    </w:div>
    <w:div w:id="1950622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settings" Target="settings.xml"/><Relationship Id="rId90" Type="http://schemas.openxmlformats.org/officeDocument/2006/relationships/header" Target="header2.xm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microsoft.com/office/2011/relationships/people" Target="peop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github.com/ashlearns/FinanceTracker.git"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27418F87274836B22E54C08EE0D268"/>
        <w:category>
          <w:name w:val="General"/>
          <w:gallery w:val="placeholder"/>
        </w:category>
        <w:types>
          <w:type w:val="bbPlcHdr"/>
        </w:types>
        <w:behaviors>
          <w:behavior w:val="content"/>
        </w:behaviors>
        <w:guid w:val="{F8839738-20B8-4F7A-A65B-9B731F8A3AE4}"/>
      </w:docPartPr>
      <w:docPartBody>
        <w:p w:rsidR="00D12832" w:rsidRDefault="002C47E5" w:rsidP="002C47E5">
          <w:pPr>
            <w:pStyle w:val="AE27418F87274836B22E54C08EE0D2681"/>
          </w:pPr>
          <w:r w:rsidRPr="001D7BBF">
            <w:rPr>
              <w:rStyle w:val="PlaceholderText"/>
            </w:rPr>
            <w:t xml:space="preserve">Choose </w:t>
          </w:r>
          <w:r>
            <w:rPr>
              <w:rStyle w:val="PlaceholderText"/>
            </w:rPr>
            <w:t>a Module</w:t>
          </w:r>
        </w:p>
      </w:docPartBody>
    </w:docPart>
    <w:docPart>
      <w:docPartPr>
        <w:name w:val="01C0F4CA251B49B7BED6DA115772F842"/>
        <w:category>
          <w:name w:val="General"/>
          <w:gallery w:val="placeholder"/>
        </w:category>
        <w:types>
          <w:type w:val="bbPlcHdr"/>
        </w:types>
        <w:behaviors>
          <w:behavior w:val="content"/>
        </w:behaviors>
        <w:guid w:val="{6A6D4941-E8A8-4228-8A40-362F4CD66ECA}"/>
      </w:docPartPr>
      <w:docPartBody>
        <w:p w:rsidR="00D12832" w:rsidRDefault="002C47E5" w:rsidP="002C47E5">
          <w:pPr>
            <w:pStyle w:val="01C0F4CA251B49B7BED6DA115772F842"/>
          </w:pPr>
          <w:r>
            <w:rPr>
              <w:rStyle w:val="PlaceholderText"/>
            </w:rPr>
            <w:t>Enter your Full Name Here</w:t>
          </w:r>
        </w:p>
      </w:docPartBody>
    </w:docPart>
    <w:docPart>
      <w:docPartPr>
        <w:name w:val="82C87999A27B40B99F46D5DFD7C8CA50"/>
        <w:category>
          <w:name w:val="General"/>
          <w:gallery w:val="placeholder"/>
        </w:category>
        <w:types>
          <w:type w:val="bbPlcHdr"/>
        </w:types>
        <w:behaviors>
          <w:behavior w:val="content"/>
        </w:behaviors>
        <w:guid w:val="{2FBF9D0E-E040-4686-AD4D-4F6DE99893CC}"/>
      </w:docPartPr>
      <w:docPartBody>
        <w:p w:rsidR="00D12832" w:rsidRDefault="002C47E5" w:rsidP="002C47E5">
          <w:pPr>
            <w:pStyle w:val="82C87999A27B40B99F46D5DFD7C8CA50"/>
          </w:pPr>
          <w:r>
            <w:rPr>
              <w:rStyle w:val="PlaceholderText"/>
            </w:rPr>
            <w:t>E.g. 18053646</w:t>
          </w:r>
        </w:p>
      </w:docPartBody>
    </w:docPart>
    <w:docPart>
      <w:docPartPr>
        <w:name w:val="E274F68663FA494DB61654881F0F150D"/>
        <w:category>
          <w:name w:val="General"/>
          <w:gallery w:val="placeholder"/>
        </w:category>
        <w:types>
          <w:type w:val="bbPlcHdr"/>
        </w:types>
        <w:behaviors>
          <w:behavior w:val="content"/>
        </w:behaviors>
        <w:guid w:val="{9DC03A43-93EE-4843-95EF-3A5659E5AB17}"/>
      </w:docPartPr>
      <w:docPartBody>
        <w:p w:rsidR="00D12832" w:rsidRDefault="002C47E5" w:rsidP="002C47E5">
          <w:pPr>
            <w:pStyle w:val="E274F68663FA494DB61654881F0F150D"/>
          </w:pPr>
          <w:r>
            <w:rPr>
              <w:rStyle w:val="PlaceholderText"/>
            </w:rPr>
            <w:t>E.g. NP01MM0474747</w:t>
          </w:r>
        </w:p>
      </w:docPartBody>
    </w:docPart>
    <w:docPart>
      <w:docPartPr>
        <w:name w:val="A172943B95D74C418770F7A5B136DE47"/>
        <w:category>
          <w:name w:val="General"/>
          <w:gallery w:val="placeholder"/>
        </w:category>
        <w:types>
          <w:type w:val="bbPlcHdr"/>
        </w:types>
        <w:behaviors>
          <w:behavior w:val="content"/>
        </w:behaviors>
        <w:guid w:val="{2E6F46BB-600A-44B9-8F72-4ED88BA424F9}"/>
      </w:docPartPr>
      <w:docPartBody>
        <w:p w:rsidR="00D12832" w:rsidRDefault="002C47E5" w:rsidP="002C47E5">
          <w:pPr>
            <w:pStyle w:val="A172943B95D74C418770F7A5B136DE47"/>
          </w:pPr>
          <w:r w:rsidRPr="001D7BBF">
            <w:rPr>
              <w:rStyle w:val="PlaceholderText"/>
            </w:rPr>
            <w:t>Click or tap to enter a date.</w:t>
          </w:r>
        </w:p>
      </w:docPartBody>
    </w:docPart>
    <w:docPart>
      <w:docPartPr>
        <w:name w:val="9527A4D0616F44FF9F9981C0AB1D872F"/>
        <w:category>
          <w:name w:val="General"/>
          <w:gallery w:val="placeholder"/>
        </w:category>
        <w:types>
          <w:type w:val="bbPlcHdr"/>
        </w:types>
        <w:behaviors>
          <w:behavior w:val="content"/>
        </w:behaviors>
        <w:guid w:val="{1AC1369B-9210-4C75-890B-54E8F3CA54B4}"/>
      </w:docPartPr>
      <w:docPartBody>
        <w:p w:rsidR="00D12832" w:rsidRDefault="002C47E5" w:rsidP="002C47E5">
          <w:pPr>
            <w:pStyle w:val="9527A4D0616F44FF9F9981C0AB1D872F"/>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BD"/>
    <w:rsid w:val="00015461"/>
    <w:rsid w:val="000F112E"/>
    <w:rsid w:val="001E700A"/>
    <w:rsid w:val="002C47E5"/>
    <w:rsid w:val="00484539"/>
    <w:rsid w:val="005B1A3D"/>
    <w:rsid w:val="005E1DC3"/>
    <w:rsid w:val="006D4EBD"/>
    <w:rsid w:val="0077550D"/>
    <w:rsid w:val="00797673"/>
    <w:rsid w:val="007E1E80"/>
    <w:rsid w:val="009B220C"/>
    <w:rsid w:val="00A34147"/>
    <w:rsid w:val="00A64DE0"/>
    <w:rsid w:val="00A866A7"/>
    <w:rsid w:val="00BB3724"/>
    <w:rsid w:val="00BC67E9"/>
    <w:rsid w:val="00C557D9"/>
    <w:rsid w:val="00D12832"/>
    <w:rsid w:val="00DC2BBD"/>
    <w:rsid w:val="00E80D49"/>
    <w:rsid w:val="00E82128"/>
    <w:rsid w:val="00E9787A"/>
    <w:rsid w:val="00F07655"/>
    <w:rsid w:val="00FA5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550D"/>
    <w:rPr>
      <w:color w:val="808080"/>
    </w:rPr>
  </w:style>
  <w:style w:type="paragraph" w:customStyle="1" w:styleId="AE27418F87274836B22E54C08EE0D2681">
    <w:name w:val="AE27418F87274836B22E54C08EE0D2681"/>
    <w:rsid w:val="002C47E5"/>
    <w:rPr>
      <w:rFonts w:ascii="Arial" w:eastAsia="Arial" w:hAnsi="Arial" w:cs="Arial"/>
      <w:kern w:val="0"/>
      <w:sz w:val="24"/>
      <w:szCs w:val="24"/>
      <w14:ligatures w14:val="none"/>
    </w:rPr>
  </w:style>
  <w:style w:type="paragraph" w:customStyle="1" w:styleId="01C0F4CA251B49B7BED6DA115772F842">
    <w:name w:val="01C0F4CA251B49B7BED6DA115772F842"/>
    <w:rsid w:val="002C47E5"/>
    <w:rPr>
      <w:rFonts w:ascii="Arial" w:eastAsia="Arial" w:hAnsi="Arial" w:cs="Arial"/>
      <w:kern w:val="0"/>
      <w:sz w:val="24"/>
      <w:szCs w:val="24"/>
      <w14:ligatures w14:val="none"/>
    </w:rPr>
  </w:style>
  <w:style w:type="paragraph" w:customStyle="1" w:styleId="82C87999A27B40B99F46D5DFD7C8CA50">
    <w:name w:val="82C87999A27B40B99F46D5DFD7C8CA50"/>
    <w:rsid w:val="002C47E5"/>
    <w:rPr>
      <w:rFonts w:ascii="Arial" w:eastAsia="Arial" w:hAnsi="Arial" w:cs="Arial"/>
      <w:kern w:val="0"/>
      <w:sz w:val="24"/>
      <w:szCs w:val="24"/>
      <w14:ligatures w14:val="none"/>
    </w:rPr>
  </w:style>
  <w:style w:type="paragraph" w:customStyle="1" w:styleId="E274F68663FA494DB61654881F0F150D">
    <w:name w:val="E274F68663FA494DB61654881F0F150D"/>
    <w:rsid w:val="002C47E5"/>
    <w:rPr>
      <w:rFonts w:ascii="Arial" w:eastAsia="Arial" w:hAnsi="Arial" w:cs="Arial"/>
      <w:kern w:val="0"/>
      <w:sz w:val="24"/>
      <w:szCs w:val="24"/>
      <w14:ligatures w14:val="none"/>
    </w:rPr>
  </w:style>
  <w:style w:type="paragraph" w:customStyle="1" w:styleId="A172943B95D74C418770F7A5B136DE47">
    <w:name w:val="A172943B95D74C418770F7A5B136DE47"/>
    <w:rsid w:val="002C47E5"/>
    <w:rPr>
      <w:rFonts w:ascii="Arial" w:eastAsia="Arial" w:hAnsi="Arial" w:cs="Arial"/>
      <w:kern w:val="0"/>
      <w:sz w:val="24"/>
      <w:szCs w:val="24"/>
      <w14:ligatures w14:val="none"/>
    </w:rPr>
  </w:style>
  <w:style w:type="paragraph" w:customStyle="1" w:styleId="9527A4D0616F44FF9F9981C0AB1D872F">
    <w:name w:val="9527A4D0616F44FF9F9981C0AB1D872F"/>
    <w:rsid w:val="002C47E5"/>
    <w:rPr>
      <w:rFonts w:ascii="Arial" w:eastAsia="Arial" w:hAnsi="Arial" w:cs="Arial"/>
      <w:kern w:val="0"/>
      <w:sz w:val="24"/>
      <w:szCs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Gee19</b:Tag>
    <b:SourceType>InternetSite</b:SourceType>
    <b:Guid>{75576DF5-974F-4175-8DF1-F5DD2BA8883E}</b:Guid>
    <b:Author>
      <b:Author>
        <b:Corporate>GeeksforGeeks</b:Corporate>
      </b:Author>
    </b:Author>
    <b:Title>Git Intro</b:Title>
    <b:Year>2019</b:Year>
    <b:YearAccessed>2025</b:YearAccessed>
    <b:MonthAccessed>July</b:MonthAccessed>
    <b:DayAccessed>11</b:DayAccessed>
    <b:URL>https://www.w3schools.com/git/git_intro.asp?remote=github</b:URL>
    <b:RefOrder>1</b:RefOrder>
  </b:Source>
  <b:Source>
    <b:Tag>Rij23</b:Tag>
    <b:SourceType>InternetSite</b:SourceType>
    <b:Guid>{87E2D8B2-4583-4A9C-BD23-084C569364AD}</b:Guid>
    <b:Author>
      <b:Author>
        <b:NameList>
          <b:Person>
            <b:Last>Ansari</b:Last>
            <b:First>Rijwan</b:First>
          </b:Person>
        </b:NameList>
      </b:Author>
    </b:Author>
    <b:Title>Build A Blazor Hybrid App with .NET MAUI for Cross-Platform Application</b:Title>
    <b:Year>2023</b:Year>
    <b:YearAccessed>2025</b:YearAccessed>
    <b:MonthAccessed>July</b:MonthAccessed>
    <b:DayAccessed>12</b:DayAccessed>
    <b:URL>https://www.c-sharpcorner.com/article/build-a-blazor-hybrid-app-with-net-maui-for-cross-platform-application/</b:URL>
    <b:RefOrder>2</b:RefOrder>
  </b:Source>
  <b:Source>
    <b:Tag>Gee191</b:Tag>
    <b:SourceType>InternetSite</b:SourceType>
    <b:Guid>{0E74ED3C-F156-4A3B-8103-9E32280A27D4}</b:Guid>
    <b:Author>
      <b:Author>
        <b:Corporate>GeeksforGeeks</b:Corporate>
      </b:Author>
    </b:Author>
    <b:Title>Bootstrap Intro</b:Title>
    <b:Year>2019</b:Year>
    <b:YearAccessed>2025</b:YearAccessed>
    <b:MonthAccessed>July</b:MonthAccessed>
    <b:DayAccessed>11</b:DayAccessed>
    <b:URL>https://www.w3schools.com/bootstrap/bootstrap_get_started.asp</b:URL>
    <b:RefOrder>3</b:RefOrder>
  </b:Source>
  <b:Source>
    <b:Tag>Mic17</b:Tag>
    <b:SourceType>InternetSite</b:SourceType>
    <b:Guid>{9B45608F-F6CC-48CA-B5A1-7804B16AB567}</b:Guid>
    <b:Author>
      <b:Author>
        <b:Corporate>Microsoft Corp.</b:Corporate>
      </b:Author>
    </b:Author>
    <b:Title>Dotnet Razor</b:Title>
    <b:Year>2017</b:Year>
    <b:YearAccessed>2025</b:YearAccessed>
    <b:MonthAccessed>July</b:MonthAccessed>
    <b:DayAccessed>11</b:DayAccessed>
    <b:URL>https://dotnet.microsoft.com/en-us/apps/aspnet/web-apps/blazor</b:URL>
    <b:RefOrder>4</b:RefOrder>
  </b:Source>
  <b:Source>
    <b:Tag>JSO19</b:Tag>
    <b:SourceType>InternetSite</b:SourceType>
    <b:Guid>{64EA0911-AB1F-4BC0-B791-D199FB4DEA5A}</b:Guid>
    <b:Author>
      <b:Author>
        <b:Corporate>JSON Org.</b:Corporate>
      </b:Author>
    </b:Author>
    <b:Title>JSON Introduction</b:Title>
    <b:Year>2019</b:Year>
    <b:YearAccessed>2025</b:YearAccessed>
    <b:MonthAccessed>July</b:MonthAccessed>
    <b:DayAccessed>14</b:DayAccessed>
    <b:URL>https://www.json.org/json-en.html</b:URL>
    <b:RefOrder>5</b:RefOrder>
  </b:Source>
  <b:Source>
    <b:Tag>Luc17</b:Tag>
    <b:SourceType>InternetSite</b:SourceType>
    <b:Guid>{D3F1903C-B3B2-4D2C-B3B8-A1AD1E1E3BBF}</b:Guid>
    <b:Author>
      <b:Author>
        <b:Corporate>LucidChart</b:Corporate>
      </b:Author>
    </b:Author>
    <b:Title>What is an ERD?</b:Title>
    <b:Year>2017</b:Year>
    <b:YearAccessed>2025</b:YearAccessed>
    <b:MonthAccessed>July</b:MonthAccessed>
    <b:DayAccessed>12</b:DayAccessed>
    <b:URL>https://www.lucidchart.com/pages/er-diagrams</b:URL>
    <b:RefOrder>6</b:RefOrder>
  </b:Source>
  <b:Source>
    <b:Tag>Vis17</b:Tag>
    <b:SourceType>InternetSite</b:SourceType>
    <b:Guid>{0CD087C1-B216-4F13-973A-4F6EAB5B281A}</b:Guid>
    <b:Author>
      <b:Author>
        <b:Corporate>Visual Paradigm</b:Corporate>
      </b:Author>
    </b:Author>
    <b:Title>Class Diagram</b:Title>
    <b:Year>2017</b:Year>
    <b:YearAccessed>2025</b:YearAccessed>
    <b:MonthAccessed>July</b:MonthAccessed>
    <b:DayAccessed>14</b:DayAccessed>
    <b:URL>https://www.visual-paradigm.com/guide/uml-unified-modeling-language/what-is-class-diagram/</b:URL>
    <b:RefOrder>7</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Props1.xml><?xml version="1.0" encoding="utf-8"?>
<ds:datastoreItem xmlns:ds="http://schemas.openxmlformats.org/officeDocument/2006/customXml" ds:itemID="{A4E53701-D16B-4C20-8707-998C58AAC62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61</Pages>
  <Words>5247</Words>
  <Characters>29912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np01cp4a210128@islingtoncollege.edu.np</cp:lastModifiedBy>
  <cp:revision>101</cp:revision>
  <dcterms:created xsi:type="dcterms:W3CDTF">2025-07-17T04:43:00Z</dcterms:created>
  <dcterms:modified xsi:type="dcterms:W3CDTF">2025-07-29T06:46:00Z</dcterms:modified>
</cp:coreProperties>
</file>